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1928"/>
      </w:tblGrid>
      <w:tr w:rsidR="00884E68" w:rsidTr="0098468E">
        <w:tc>
          <w:tcPr>
            <w:tcW w:w="2941" w:type="dxa"/>
            <w:vAlign w:val="center"/>
          </w:tcPr>
          <w:p w:rsidR="0098468E" w:rsidRPr="00573DAA" w:rsidRDefault="0098468E" w:rsidP="0098468E">
            <w:pPr>
              <w:pStyle w:val="En-tte"/>
              <w:jc w:val="center"/>
              <w:rPr>
                <w:b/>
                <w:caps/>
              </w:rPr>
            </w:pPr>
            <w:bookmarkStart w:id="0" w:name="Entreprise"/>
            <w:r w:rsidRPr="00573DAA">
              <w:rPr>
                <w:b/>
                <w:caps/>
              </w:rPr>
              <w:t>Naphtachimie</w:t>
            </w:r>
            <w:bookmarkEnd w:id="0"/>
          </w:p>
          <w:p w:rsidR="0098468E" w:rsidRPr="00B60C8D" w:rsidRDefault="0098468E" w:rsidP="0098468E">
            <w:pPr>
              <w:pStyle w:val="En-tte"/>
              <w:jc w:val="center"/>
            </w:pPr>
            <w:r w:rsidRPr="00B60C8D">
              <w:t>Lavéra</w:t>
            </w:r>
          </w:p>
        </w:tc>
        <w:tc>
          <w:tcPr>
            <w:tcW w:w="2026" w:type="dxa"/>
            <w:vAlign w:val="center"/>
          </w:tcPr>
          <w:p w:rsidR="0098468E" w:rsidRDefault="0098468E" w:rsidP="0098468E">
            <w:pPr>
              <w:pStyle w:val="En-tte"/>
              <w:jc w:val="center"/>
            </w:pPr>
            <w:r w:rsidRPr="00B60C8D">
              <w:t>Service:</w:t>
            </w:r>
          </w:p>
          <w:p w:rsidR="0098468E" w:rsidRPr="00B60C8D" w:rsidRDefault="0098468E" w:rsidP="0098468E">
            <w:pPr>
              <w:pStyle w:val="En-tte"/>
              <w:jc w:val="center"/>
              <w:rPr>
                <w:b/>
                <w:bCs/>
              </w:rPr>
            </w:pPr>
            <w:bookmarkStart w:id="1" w:name="Service"/>
            <w:r w:rsidRPr="00B60C8D">
              <w:rPr>
                <w:b/>
                <w:bCs/>
              </w:rPr>
              <w:t>LPU</w:t>
            </w:r>
            <w:bookmarkEnd w:id="1"/>
          </w:p>
        </w:tc>
        <w:tc>
          <w:tcPr>
            <w:tcW w:w="3312" w:type="dxa"/>
            <w:vAlign w:val="center"/>
          </w:tcPr>
          <w:p w:rsidR="0098468E" w:rsidRPr="00C93644" w:rsidRDefault="0098468E" w:rsidP="0098468E">
            <w:pPr>
              <w:pStyle w:val="En-tte"/>
              <w:jc w:val="center"/>
              <w:rPr>
                <w:b/>
              </w:rPr>
            </w:pPr>
            <w:bookmarkStart w:id="2" w:name="Référence"/>
            <w:r w:rsidRPr="00C93644">
              <w:rPr>
                <w:b/>
              </w:rPr>
              <w:t>EXP-U-16-006</w:t>
            </w:r>
            <w:bookmarkEnd w:id="2"/>
          </w:p>
          <w:p w:rsidR="0098468E" w:rsidRPr="000C13BE" w:rsidRDefault="0098468E" w:rsidP="0098468E">
            <w:pPr>
              <w:pStyle w:val="En-tte"/>
            </w:pPr>
            <w:r w:rsidRPr="000C13BE">
              <w:t xml:space="preserve">Date de Création : </w:t>
            </w:r>
            <w:bookmarkStart w:id="3" w:name="DateCréation"/>
            <w:r>
              <w:t>10/02/2004</w:t>
            </w:r>
            <w:bookmarkEnd w:id="3"/>
          </w:p>
          <w:p w:rsidR="0098468E" w:rsidRPr="00B60C8D" w:rsidRDefault="0098468E" w:rsidP="00FA7D03">
            <w:pPr>
              <w:pStyle w:val="En-tte"/>
              <w:tabs>
                <w:tab w:val="clear" w:pos="4153"/>
                <w:tab w:val="right" w:pos="3172"/>
              </w:tabs>
              <w:ind w:right="-13"/>
            </w:pPr>
            <w:r w:rsidRPr="00B60C8D">
              <w:t xml:space="preserve">Date: </w:t>
            </w:r>
            <w:r w:rsidR="00FA7D03">
              <w:t>05.05.2017</w:t>
            </w:r>
            <w:r>
              <w:tab/>
              <w:t xml:space="preserve">Révision </w:t>
            </w:r>
            <w:r w:rsidRPr="00B60C8D">
              <w:t>n°</w:t>
            </w:r>
            <w:r w:rsidR="00FA7D03">
              <w:t>3</w:t>
            </w:r>
          </w:p>
        </w:tc>
        <w:tc>
          <w:tcPr>
            <w:tcW w:w="1928" w:type="dxa"/>
            <w:vAlign w:val="center"/>
          </w:tcPr>
          <w:p w:rsidR="0098468E" w:rsidRPr="00B60C8D" w:rsidRDefault="0098468E" w:rsidP="0098468E">
            <w:pPr>
              <w:pStyle w:val="En-tte"/>
              <w:jc w:val="center"/>
              <w:rPr>
                <w:rStyle w:val="Numrodepage"/>
              </w:rPr>
            </w:pPr>
            <w:r w:rsidRPr="00B60C8D">
              <w:t>Page</w:t>
            </w:r>
            <w:r w:rsidRPr="00B60C8D">
              <w:br/>
            </w:r>
            <w:r>
              <w:rPr>
                <w:rStyle w:val="Numrodepage"/>
              </w:rPr>
              <w:t>1/</w:t>
            </w:r>
            <w:r w:rsidR="00D86866">
              <w:rPr>
                <w:rStyle w:val="Numrodepage"/>
                <w:sz w:val="20"/>
                <w:szCs w:val="20"/>
              </w:rPr>
              <w:t>11</w:t>
            </w:r>
          </w:p>
          <w:p w:rsidR="0098468E" w:rsidRPr="00B60C8D" w:rsidRDefault="0098468E" w:rsidP="0098468E">
            <w:pPr>
              <w:pStyle w:val="En-tte"/>
              <w:jc w:val="center"/>
            </w:pPr>
            <w:r>
              <w:rPr>
                <w:rStyle w:val="Numrodepage"/>
              </w:rPr>
              <w:t xml:space="preserve">Annexe </w:t>
            </w:r>
            <w:r w:rsidR="00D86866">
              <w:rPr>
                <w:rStyle w:val="Numrodepage"/>
              </w:rPr>
              <w:t>(</w:t>
            </w:r>
            <w:proofErr w:type="gramStart"/>
            <w:r w:rsidR="00D86866">
              <w:rPr>
                <w:rStyle w:val="Numrodepage"/>
              </w:rPr>
              <w:t>4</w:t>
            </w:r>
            <w:r>
              <w:rPr>
                <w:rStyle w:val="Numrodepage"/>
              </w:rPr>
              <w:t xml:space="preserve"> </w:t>
            </w:r>
            <w:r w:rsidRPr="00B60C8D">
              <w:rPr>
                <w:rStyle w:val="Numrodepage"/>
              </w:rPr>
              <w:t>)</w:t>
            </w:r>
            <w:proofErr w:type="gramEnd"/>
          </w:p>
        </w:tc>
      </w:tr>
      <w:tr w:rsidR="00884E68" w:rsidTr="0098468E">
        <w:trPr>
          <w:cantSplit/>
        </w:trPr>
        <w:tc>
          <w:tcPr>
            <w:tcW w:w="2941" w:type="dxa"/>
            <w:vMerge w:val="restart"/>
          </w:tcPr>
          <w:p w:rsidR="0098468E" w:rsidRPr="00B60C8D" w:rsidRDefault="0098468E" w:rsidP="0098468E">
            <w:r w:rsidRPr="00F1260A">
              <w:rPr>
                <w:u w:val="single"/>
              </w:rPr>
              <w:t>Destinataires communs gérés</w:t>
            </w:r>
            <w:r w:rsidRPr="00B60C8D">
              <w:t xml:space="preserve"> :</w:t>
            </w:r>
          </w:p>
          <w:p w:rsidR="0098468E" w:rsidRPr="00B60C8D" w:rsidRDefault="0098468E" w:rsidP="0098468E">
            <w:bookmarkStart w:id="4" w:name="Destinataires"/>
            <w:r w:rsidRPr="00B60C8D">
              <w:t>Centrale</w:t>
            </w:r>
            <w:bookmarkEnd w:id="4"/>
            <w:r w:rsidR="001F2C3C">
              <w:t xml:space="preserve"> </w:t>
            </w:r>
          </w:p>
          <w:p w:rsidR="0098468E" w:rsidRPr="00B60C8D" w:rsidRDefault="0098468E" w:rsidP="0098468E">
            <w:r w:rsidRPr="00F1260A">
              <w:rPr>
                <w:u w:val="single"/>
              </w:rPr>
              <w:t>Version informatique</w:t>
            </w:r>
            <w:r w:rsidRPr="00B60C8D">
              <w:t>:</w:t>
            </w:r>
          </w:p>
          <w:p w:rsidR="0098468E" w:rsidRDefault="0098468E" w:rsidP="0098468E">
            <w:r w:rsidRPr="00B60C8D">
              <w:t xml:space="preserve">Diffusion sur Intranet </w:t>
            </w:r>
            <w:proofErr w:type="spellStart"/>
            <w:r w:rsidRPr="00B60C8D">
              <w:t>Naphtachimie</w:t>
            </w:r>
            <w:proofErr w:type="spellEnd"/>
          </w:p>
          <w:p w:rsidR="0098468E" w:rsidRDefault="0098468E" w:rsidP="0098468E"/>
          <w:p w:rsidR="0098468E" w:rsidRPr="00B60C8D" w:rsidRDefault="0098468E" w:rsidP="0098468E">
            <w:r w:rsidRPr="00F1260A">
              <w:rPr>
                <w:u w:val="single"/>
              </w:rPr>
              <w:t>Version papier (à préciser)</w:t>
            </w:r>
            <w:r>
              <w:t xml:space="preserve"> :</w:t>
            </w:r>
          </w:p>
          <w:p w:rsidR="0098468E" w:rsidRDefault="001F2C3C" w:rsidP="0098468E">
            <w:proofErr w:type="spellStart"/>
            <w:r>
              <w:t>CdQ</w:t>
            </w:r>
            <w:proofErr w:type="spellEnd"/>
            <w:r>
              <w:t xml:space="preserve"> (5)</w:t>
            </w:r>
          </w:p>
          <w:p w:rsidR="0098468E" w:rsidRPr="00B60C8D" w:rsidRDefault="0098468E" w:rsidP="0098468E">
            <w:pPr>
              <w:pStyle w:val="En-tte"/>
              <w:rPr>
                <w:highlight w:val="yellow"/>
              </w:rPr>
            </w:pPr>
          </w:p>
        </w:tc>
        <w:tc>
          <w:tcPr>
            <w:tcW w:w="7266" w:type="dxa"/>
            <w:gridSpan w:val="3"/>
          </w:tcPr>
          <w:p w:rsidR="0098468E" w:rsidRPr="00B60C8D" w:rsidRDefault="0098468E" w:rsidP="0098468E">
            <w:pPr>
              <w:pStyle w:val="En-tte"/>
              <w:jc w:val="center"/>
            </w:pPr>
            <w:r w:rsidRPr="00C93644">
              <w:rPr>
                <w:u w:val="single"/>
              </w:rPr>
              <w:t>Type de document</w:t>
            </w:r>
            <w:r w:rsidRPr="00B60C8D">
              <w:t xml:space="preserve"> :</w:t>
            </w:r>
          </w:p>
          <w:p w:rsidR="0098468E" w:rsidRPr="00573DAA" w:rsidRDefault="0098468E" w:rsidP="0098468E">
            <w:pPr>
              <w:pStyle w:val="En-tte"/>
              <w:jc w:val="center"/>
              <w:rPr>
                <w:b/>
                <w:caps/>
              </w:rPr>
            </w:pPr>
            <w:r w:rsidRPr="00573DAA">
              <w:rPr>
                <w:b/>
                <w:caps/>
              </w:rPr>
              <w:t xml:space="preserve">CONSIGNE </w:t>
            </w:r>
            <w:bookmarkStart w:id="5" w:name="Domaine"/>
            <w:r w:rsidRPr="00573DAA">
              <w:rPr>
                <w:b/>
                <w:caps/>
              </w:rPr>
              <w:t xml:space="preserve"> Centrale Sud</w:t>
            </w:r>
            <w:bookmarkEnd w:id="5"/>
          </w:p>
          <w:p w:rsidR="0098468E" w:rsidRPr="00854A05" w:rsidRDefault="0098468E" w:rsidP="0098468E">
            <w:pPr>
              <w:pStyle w:val="En-tte"/>
            </w:pPr>
          </w:p>
        </w:tc>
      </w:tr>
      <w:tr w:rsidR="00884E68" w:rsidTr="0098468E">
        <w:trPr>
          <w:cantSplit/>
        </w:trPr>
        <w:tc>
          <w:tcPr>
            <w:tcW w:w="2941" w:type="dxa"/>
            <w:vMerge/>
          </w:tcPr>
          <w:p w:rsidR="0098468E" w:rsidRPr="00B60C8D" w:rsidRDefault="0098468E" w:rsidP="0098468E">
            <w:pPr>
              <w:pStyle w:val="En-tte"/>
            </w:pPr>
          </w:p>
        </w:tc>
        <w:tc>
          <w:tcPr>
            <w:tcW w:w="7266" w:type="dxa"/>
            <w:gridSpan w:val="3"/>
          </w:tcPr>
          <w:p w:rsidR="0098468E" w:rsidRDefault="0098468E" w:rsidP="0098468E">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98468E" w:rsidRPr="00B60C8D" w:rsidRDefault="0098468E" w:rsidP="0098468E"/>
          <w:p w:rsidR="0098468E" w:rsidRPr="00573DAA" w:rsidRDefault="0098468E" w:rsidP="0098468E">
            <w:pPr>
              <w:pStyle w:val="Corpsdetexte2"/>
              <w:rPr>
                <w:rStyle w:val="titredocument"/>
                <w:rFonts w:ascii="Arial" w:hAnsi="Arial"/>
                <w:b/>
                <w:caps/>
                <w:sz w:val="22"/>
                <w:szCs w:val="22"/>
              </w:rPr>
            </w:pPr>
            <w:bookmarkStart w:id="6" w:name="Titre"/>
            <w:r w:rsidRPr="00573DAA">
              <w:rPr>
                <w:rStyle w:val="titredocument"/>
                <w:rFonts w:ascii="Arial" w:hAnsi="Arial"/>
                <w:b/>
                <w:caps/>
                <w:sz w:val="22"/>
                <w:szCs w:val="22"/>
              </w:rPr>
              <w:t>Démarrage - Arrêt du TAS 3</w:t>
            </w:r>
            <w:bookmarkEnd w:id="6"/>
          </w:p>
        </w:tc>
      </w:tr>
    </w:tbl>
    <w:p w:rsidR="0098468E" w:rsidRDefault="0098468E" w:rsidP="0098468E">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884E68" w:rsidTr="0098468E">
        <w:trPr>
          <w:cantSplit/>
          <w:trHeight w:hRule="exact" w:val="3060"/>
        </w:trPr>
        <w:tc>
          <w:tcPr>
            <w:tcW w:w="10207" w:type="dxa"/>
          </w:tcPr>
          <w:p w:rsidR="0098468E" w:rsidRPr="00F1260A" w:rsidRDefault="0098468E" w:rsidP="0098468E">
            <w:pPr>
              <w:rPr>
                <w:b/>
              </w:rPr>
            </w:pPr>
            <w:r w:rsidRPr="00F1260A">
              <w:rPr>
                <w:b/>
              </w:rPr>
              <w:t>Objet / Champ d’application :</w:t>
            </w:r>
          </w:p>
          <w:p w:rsidR="001F2C3C" w:rsidRDefault="001F2C3C" w:rsidP="00963045">
            <w:pPr>
              <w:pStyle w:val="texte"/>
              <w:ind w:left="0" w:right="141"/>
            </w:pPr>
            <w:r>
              <w:t>Cette consigne décrit les actions à mener pour mettre en serv</w:t>
            </w:r>
            <w:r w:rsidR="00963045">
              <w:t>ice le Turboalternateur Sud N°3 (TAS</w:t>
            </w:r>
            <w:r>
              <w:t>3)</w:t>
            </w:r>
          </w:p>
          <w:p w:rsidR="0098468E" w:rsidRPr="00B60C8D" w:rsidRDefault="0098468E" w:rsidP="0098468E">
            <w:pPr>
              <w:rPr>
                <w:b/>
              </w:rPr>
            </w:pPr>
          </w:p>
        </w:tc>
      </w:tr>
    </w:tbl>
    <w:p w:rsidR="0098468E" w:rsidRDefault="0098468E" w:rsidP="0098468E">
      <w:pPr>
        <w:rPr>
          <w:lang w:val="nl-NL"/>
        </w:rPr>
      </w:pPr>
    </w:p>
    <w:p w:rsidR="0098468E" w:rsidRPr="00B60C8D" w:rsidRDefault="0098468E" w:rsidP="0098468E"/>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09"/>
        <w:gridCol w:w="7513"/>
      </w:tblGrid>
      <w:tr w:rsidR="00884E68" w:rsidTr="00EC6546">
        <w:trPr>
          <w:cantSplit/>
          <w:trHeight w:hRule="exact" w:val="588"/>
        </w:trPr>
        <w:tc>
          <w:tcPr>
            <w:tcW w:w="1985" w:type="dxa"/>
            <w:vAlign w:val="center"/>
          </w:tcPr>
          <w:p w:rsidR="0098468E" w:rsidRPr="00777654" w:rsidRDefault="0098468E" w:rsidP="0098468E">
            <w:pPr>
              <w:rPr>
                <w:rStyle w:val="datervision"/>
                <w:rFonts w:ascii="Arial" w:hAnsi="Arial"/>
                <w:b/>
                <w:bCs/>
                <w:szCs w:val="20"/>
              </w:rPr>
            </w:pPr>
            <w:r w:rsidRPr="00777654">
              <w:rPr>
                <w:rStyle w:val="datervision"/>
                <w:rFonts w:ascii="Arial" w:hAnsi="Arial"/>
                <w:b/>
                <w:bCs/>
                <w:szCs w:val="20"/>
              </w:rPr>
              <w:t>Date de révisions</w:t>
            </w:r>
          </w:p>
        </w:tc>
        <w:tc>
          <w:tcPr>
            <w:tcW w:w="709" w:type="dxa"/>
            <w:vAlign w:val="center"/>
          </w:tcPr>
          <w:p w:rsidR="0098468E" w:rsidRPr="00777654" w:rsidRDefault="0098468E" w:rsidP="0098468E">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513" w:type="dxa"/>
            <w:vAlign w:val="center"/>
          </w:tcPr>
          <w:p w:rsidR="0098468E" w:rsidRPr="00777654" w:rsidRDefault="0098468E" w:rsidP="0098468E">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884E68" w:rsidTr="00EC6546">
        <w:trPr>
          <w:cantSplit/>
          <w:trHeight w:hRule="exact" w:val="281"/>
        </w:trPr>
        <w:tc>
          <w:tcPr>
            <w:tcW w:w="1985" w:type="dxa"/>
            <w:vAlign w:val="center"/>
          </w:tcPr>
          <w:p w:rsidR="0098468E" w:rsidRPr="00854A05" w:rsidRDefault="001F2C3C" w:rsidP="001F2C3C">
            <w:pPr>
              <w:jc w:val="center"/>
              <w:rPr>
                <w:rStyle w:val="datervision"/>
                <w:rFonts w:ascii="Arial" w:hAnsi="Arial"/>
                <w:sz w:val="22"/>
              </w:rPr>
            </w:pPr>
            <w:r>
              <w:rPr>
                <w:rStyle w:val="datervision"/>
                <w:rFonts w:ascii="Arial" w:hAnsi="Arial"/>
                <w:sz w:val="22"/>
              </w:rPr>
              <w:t>10/02/2004</w:t>
            </w:r>
          </w:p>
        </w:tc>
        <w:tc>
          <w:tcPr>
            <w:tcW w:w="709" w:type="dxa"/>
            <w:vAlign w:val="center"/>
          </w:tcPr>
          <w:p w:rsidR="0098468E" w:rsidRPr="00854A05" w:rsidRDefault="001F2C3C" w:rsidP="001F2C3C">
            <w:pPr>
              <w:jc w:val="center"/>
            </w:pPr>
            <w:r>
              <w:t>0</w:t>
            </w:r>
          </w:p>
        </w:tc>
        <w:tc>
          <w:tcPr>
            <w:tcW w:w="7513" w:type="dxa"/>
            <w:vAlign w:val="center"/>
          </w:tcPr>
          <w:p w:rsidR="0098468E" w:rsidRPr="001F2C3C" w:rsidRDefault="001F2C3C" w:rsidP="0098468E">
            <w:pPr>
              <w:rPr>
                <w:rStyle w:val="libellrvision"/>
                <w:sz w:val="22"/>
              </w:rPr>
            </w:pPr>
            <w:r w:rsidRPr="001F2C3C">
              <w:rPr>
                <w:rStyle w:val="libellrvision"/>
                <w:sz w:val="22"/>
              </w:rPr>
              <w:t>Création de la consigne</w:t>
            </w:r>
          </w:p>
        </w:tc>
      </w:tr>
      <w:tr w:rsidR="00884E68" w:rsidTr="00EC6546">
        <w:trPr>
          <w:cantSplit/>
          <w:trHeight w:hRule="exact" w:val="317"/>
        </w:trPr>
        <w:tc>
          <w:tcPr>
            <w:tcW w:w="1985" w:type="dxa"/>
            <w:vAlign w:val="center"/>
          </w:tcPr>
          <w:p w:rsidR="0098468E" w:rsidRPr="00854A05" w:rsidRDefault="00FA7D03" w:rsidP="001F2C3C">
            <w:pPr>
              <w:jc w:val="center"/>
              <w:rPr>
                <w:rStyle w:val="datervision"/>
                <w:rFonts w:ascii="Arial" w:hAnsi="Arial"/>
                <w:sz w:val="22"/>
              </w:rPr>
            </w:pPr>
            <w:r>
              <w:rPr>
                <w:rStyle w:val="datervision"/>
                <w:rFonts w:ascii="Arial" w:hAnsi="Arial"/>
                <w:sz w:val="22"/>
              </w:rPr>
              <w:t>18/08/2011</w:t>
            </w:r>
          </w:p>
        </w:tc>
        <w:tc>
          <w:tcPr>
            <w:tcW w:w="709" w:type="dxa"/>
            <w:vAlign w:val="center"/>
          </w:tcPr>
          <w:p w:rsidR="0098468E" w:rsidRPr="00854A05" w:rsidRDefault="00FA7D03" w:rsidP="001F2C3C">
            <w:pPr>
              <w:jc w:val="center"/>
            </w:pPr>
            <w:r>
              <w:t>1</w:t>
            </w:r>
          </w:p>
        </w:tc>
        <w:tc>
          <w:tcPr>
            <w:tcW w:w="7513" w:type="dxa"/>
            <w:vAlign w:val="center"/>
          </w:tcPr>
          <w:p w:rsidR="0098468E" w:rsidRPr="001F2C3C" w:rsidRDefault="00FA7D03" w:rsidP="0098468E">
            <w:pPr>
              <w:rPr>
                <w:rStyle w:val="libellrvision"/>
                <w:sz w:val="22"/>
              </w:rPr>
            </w:pPr>
            <w:r>
              <w:rPr>
                <w:rStyle w:val="libellrvision"/>
                <w:sz w:val="22"/>
              </w:rPr>
              <w:t>Modification de la chronologie des actions de démarrage + compléments</w:t>
            </w:r>
          </w:p>
        </w:tc>
      </w:tr>
      <w:tr w:rsidR="00FA7D03" w:rsidTr="00FA7D03">
        <w:trPr>
          <w:cantSplit/>
          <w:trHeight w:hRule="exact" w:val="389"/>
        </w:trPr>
        <w:tc>
          <w:tcPr>
            <w:tcW w:w="1985" w:type="dxa"/>
            <w:vAlign w:val="center"/>
          </w:tcPr>
          <w:p w:rsidR="00FA7D03" w:rsidRPr="00854A05" w:rsidRDefault="00FA7D03" w:rsidP="001049B1">
            <w:pPr>
              <w:jc w:val="center"/>
              <w:rPr>
                <w:rStyle w:val="datervision"/>
                <w:rFonts w:ascii="Arial" w:hAnsi="Arial"/>
                <w:sz w:val="22"/>
              </w:rPr>
            </w:pPr>
            <w:r>
              <w:rPr>
                <w:rStyle w:val="datervision"/>
                <w:rFonts w:ascii="Arial" w:hAnsi="Arial"/>
                <w:sz w:val="22"/>
              </w:rPr>
              <w:t>22/10/2014</w:t>
            </w:r>
          </w:p>
        </w:tc>
        <w:tc>
          <w:tcPr>
            <w:tcW w:w="709" w:type="dxa"/>
            <w:vAlign w:val="center"/>
          </w:tcPr>
          <w:p w:rsidR="00FA7D03" w:rsidRPr="00854A05" w:rsidRDefault="00FA7D03" w:rsidP="001049B1">
            <w:pPr>
              <w:jc w:val="center"/>
            </w:pPr>
            <w:r>
              <w:t>2</w:t>
            </w:r>
          </w:p>
        </w:tc>
        <w:tc>
          <w:tcPr>
            <w:tcW w:w="7513" w:type="dxa"/>
            <w:vAlign w:val="center"/>
          </w:tcPr>
          <w:p w:rsidR="00FA7D03" w:rsidRPr="00FA7D03" w:rsidRDefault="00FA7D03" w:rsidP="001049B1">
            <w:pPr>
              <w:rPr>
                <w:rStyle w:val="libellrvision"/>
                <w:sz w:val="22"/>
              </w:rPr>
            </w:pPr>
            <w:r w:rsidRPr="00FA7D03">
              <w:rPr>
                <w:rStyle w:val="libellrvision"/>
                <w:sz w:val="22"/>
              </w:rPr>
              <w:t>Modification suite à arrêt TAS3, révision et démarrage de novembre 2013</w:t>
            </w:r>
          </w:p>
        </w:tc>
      </w:tr>
      <w:tr w:rsidR="00884E68" w:rsidTr="00FA7D03">
        <w:trPr>
          <w:cantSplit/>
          <w:trHeight w:hRule="exact" w:val="389"/>
        </w:trPr>
        <w:tc>
          <w:tcPr>
            <w:tcW w:w="1985" w:type="dxa"/>
            <w:vAlign w:val="center"/>
          </w:tcPr>
          <w:p w:rsidR="0098468E" w:rsidRPr="00FA7D03" w:rsidRDefault="00FA7D03" w:rsidP="00FA7D03">
            <w:pPr>
              <w:jc w:val="center"/>
              <w:rPr>
                <w:b/>
              </w:rPr>
            </w:pPr>
            <w:r w:rsidRPr="00FA7D03">
              <w:rPr>
                <w:b/>
              </w:rPr>
              <w:t>05/05/2017</w:t>
            </w:r>
          </w:p>
        </w:tc>
        <w:tc>
          <w:tcPr>
            <w:tcW w:w="709" w:type="dxa"/>
            <w:vAlign w:val="center"/>
          </w:tcPr>
          <w:p w:rsidR="0098468E" w:rsidRPr="00963045" w:rsidRDefault="00FA7D03" w:rsidP="00963045">
            <w:pPr>
              <w:jc w:val="center"/>
              <w:rPr>
                <w:b/>
              </w:rPr>
            </w:pPr>
            <w:r>
              <w:rPr>
                <w:b/>
              </w:rPr>
              <w:t>3</w:t>
            </w:r>
          </w:p>
        </w:tc>
        <w:tc>
          <w:tcPr>
            <w:tcW w:w="7513" w:type="dxa"/>
            <w:vAlign w:val="center"/>
          </w:tcPr>
          <w:p w:rsidR="0098468E" w:rsidRPr="00963045" w:rsidRDefault="00963045" w:rsidP="0098468E">
            <w:pPr>
              <w:rPr>
                <w:b/>
              </w:rPr>
            </w:pPr>
            <w:r w:rsidRPr="00963045">
              <w:rPr>
                <w:b/>
              </w:rPr>
              <w:t>Nouvelle mise en forme</w:t>
            </w:r>
            <w:r w:rsidR="00FA7D03">
              <w:rPr>
                <w:b/>
              </w:rPr>
              <w:t xml:space="preserve"> du document</w:t>
            </w:r>
          </w:p>
        </w:tc>
      </w:tr>
      <w:tr w:rsidR="00963045" w:rsidTr="00EC6546">
        <w:trPr>
          <w:cantSplit/>
          <w:trHeight w:hRule="exact" w:val="316"/>
        </w:trPr>
        <w:tc>
          <w:tcPr>
            <w:tcW w:w="1985" w:type="dxa"/>
            <w:vAlign w:val="center"/>
          </w:tcPr>
          <w:p w:rsidR="00963045" w:rsidRPr="00777654" w:rsidRDefault="00963045" w:rsidP="0098468E"/>
        </w:tc>
        <w:tc>
          <w:tcPr>
            <w:tcW w:w="709" w:type="dxa"/>
            <w:vAlign w:val="center"/>
          </w:tcPr>
          <w:p w:rsidR="00963045" w:rsidRPr="00777654" w:rsidRDefault="00963045" w:rsidP="0098468E"/>
        </w:tc>
        <w:tc>
          <w:tcPr>
            <w:tcW w:w="7513" w:type="dxa"/>
            <w:vAlign w:val="center"/>
          </w:tcPr>
          <w:p w:rsidR="00963045" w:rsidRPr="00777654" w:rsidRDefault="00963045" w:rsidP="0098468E"/>
        </w:tc>
      </w:tr>
      <w:tr w:rsidR="00963045" w:rsidTr="00EC6546">
        <w:trPr>
          <w:cantSplit/>
          <w:trHeight w:hRule="exact" w:val="316"/>
        </w:trPr>
        <w:tc>
          <w:tcPr>
            <w:tcW w:w="1985" w:type="dxa"/>
            <w:vAlign w:val="center"/>
          </w:tcPr>
          <w:p w:rsidR="00963045" w:rsidRPr="00777654" w:rsidRDefault="00963045" w:rsidP="0098468E"/>
        </w:tc>
        <w:tc>
          <w:tcPr>
            <w:tcW w:w="709" w:type="dxa"/>
            <w:vAlign w:val="center"/>
          </w:tcPr>
          <w:p w:rsidR="00963045" w:rsidRPr="00777654" w:rsidRDefault="00963045" w:rsidP="0098468E"/>
        </w:tc>
        <w:tc>
          <w:tcPr>
            <w:tcW w:w="7513" w:type="dxa"/>
            <w:vAlign w:val="center"/>
          </w:tcPr>
          <w:p w:rsidR="00963045" w:rsidRPr="00777654" w:rsidRDefault="00963045" w:rsidP="0098468E"/>
        </w:tc>
      </w:tr>
    </w:tbl>
    <w:p w:rsidR="0098468E" w:rsidRDefault="0098468E" w:rsidP="0098468E"/>
    <w:p w:rsidR="0098468E" w:rsidRPr="00B60C8D" w:rsidRDefault="0098468E" w:rsidP="0098468E"/>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884E68" w:rsidTr="0098468E">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98468E" w:rsidRPr="00F1260A" w:rsidRDefault="0098468E" w:rsidP="0098468E">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98468E" w:rsidRPr="00F1260A" w:rsidRDefault="0098468E" w:rsidP="0098468E">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98468E" w:rsidRPr="00B60C8D" w:rsidRDefault="0098468E" w:rsidP="0098468E"/>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98468E" w:rsidRPr="00F1260A" w:rsidRDefault="0098468E" w:rsidP="0098468E">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98468E" w:rsidRPr="00F1260A" w:rsidRDefault="0098468E" w:rsidP="0098468E">
            <w:pPr>
              <w:jc w:val="center"/>
              <w:rPr>
                <w:b/>
              </w:rPr>
            </w:pPr>
            <w:r w:rsidRPr="00F1260A">
              <w:rPr>
                <w:b/>
              </w:rPr>
              <w:t>Signature</w:t>
            </w:r>
            <w:r>
              <w:rPr>
                <w:b/>
              </w:rPr>
              <w:t> :</w:t>
            </w:r>
          </w:p>
        </w:tc>
      </w:tr>
      <w:tr w:rsidR="00963045" w:rsidTr="0098468E">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963045" w:rsidRPr="00E02EFD" w:rsidRDefault="00963045" w:rsidP="0098468E">
            <w:pPr>
              <w:jc w:val="center"/>
              <w:rPr>
                <w:sz w:val="20"/>
                <w:szCs w:val="20"/>
              </w:rPr>
            </w:pPr>
            <w:bookmarkStart w:id="7" w:name="RoleRédacteur"/>
            <w:r w:rsidRPr="00E02EFD">
              <w:rPr>
                <w:sz w:val="20"/>
                <w:szCs w:val="20"/>
              </w:rPr>
              <w:t>RESPONSABLE RDE</w:t>
            </w:r>
            <w:bookmarkEnd w:id="7"/>
          </w:p>
          <w:p w:rsidR="00963045" w:rsidRPr="00792B7F" w:rsidRDefault="00963045" w:rsidP="0098468E">
            <w:pPr>
              <w:jc w:val="center"/>
              <w:rPr>
                <w:b/>
              </w:rPr>
            </w:pPr>
            <w:bookmarkStart w:id="8" w:name="Rédacteur"/>
            <w:r w:rsidRPr="00792B7F">
              <w:rPr>
                <w:b/>
              </w:rPr>
              <w:t>Nicolas AUBERTIE</w:t>
            </w:r>
            <w:bookmarkEnd w:id="8"/>
          </w:p>
        </w:tc>
        <w:tc>
          <w:tcPr>
            <w:tcW w:w="2068" w:type="dxa"/>
            <w:tcBorders>
              <w:top w:val="single" w:sz="2" w:space="0" w:color="auto"/>
              <w:left w:val="single" w:sz="2" w:space="0" w:color="auto"/>
              <w:bottom w:val="single" w:sz="2" w:space="0" w:color="auto"/>
              <w:right w:val="single" w:sz="12" w:space="0" w:color="auto"/>
            </w:tcBorders>
            <w:vAlign w:val="center"/>
          </w:tcPr>
          <w:p w:rsidR="00963045" w:rsidRPr="00963045" w:rsidRDefault="00963045" w:rsidP="0098468E">
            <w:pPr>
              <w:rPr>
                <w:i/>
              </w:rPr>
            </w:pPr>
            <w:r w:rsidRPr="00963045">
              <w:rPr>
                <w:i/>
              </w:rPr>
              <w:t>Visa Informatique</w:t>
            </w:r>
          </w:p>
        </w:tc>
        <w:tc>
          <w:tcPr>
            <w:tcW w:w="236" w:type="dxa"/>
            <w:tcBorders>
              <w:top w:val="nil"/>
              <w:left w:val="single" w:sz="12" w:space="0" w:color="auto"/>
              <w:bottom w:val="nil"/>
              <w:right w:val="single" w:sz="12" w:space="0" w:color="auto"/>
            </w:tcBorders>
            <w:vAlign w:val="center"/>
          </w:tcPr>
          <w:p w:rsidR="00963045" w:rsidRPr="00E02EFD" w:rsidRDefault="00963045" w:rsidP="0098468E"/>
        </w:tc>
        <w:tc>
          <w:tcPr>
            <w:tcW w:w="2940" w:type="dxa"/>
            <w:tcBorders>
              <w:top w:val="single" w:sz="4" w:space="0" w:color="auto"/>
              <w:left w:val="single" w:sz="12" w:space="0" w:color="auto"/>
            </w:tcBorders>
            <w:vAlign w:val="center"/>
          </w:tcPr>
          <w:p w:rsidR="00963045" w:rsidRDefault="00963045" w:rsidP="00963045">
            <w:pPr>
              <w:jc w:val="center"/>
              <w:rPr>
                <w:sz w:val="20"/>
                <w:szCs w:val="20"/>
              </w:rPr>
            </w:pPr>
            <w:bookmarkStart w:id="9" w:name="RoleVérificateur"/>
            <w:r w:rsidRPr="00E02EFD">
              <w:rPr>
                <w:sz w:val="20"/>
                <w:szCs w:val="20"/>
              </w:rPr>
              <w:t xml:space="preserve">RESPONSABLE </w:t>
            </w:r>
            <w:bookmarkStart w:id="10" w:name="Vérificateur"/>
            <w:bookmarkEnd w:id="9"/>
            <w:r>
              <w:rPr>
                <w:sz w:val="20"/>
                <w:szCs w:val="20"/>
              </w:rPr>
              <w:t>LPU</w:t>
            </w:r>
          </w:p>
          <w:p w:rsidR="00963045" w:rsidRPr="00792B7F" w:rsidRDefault="00963045" w:rsidP="00963045">
            <w:pPr>
              <w:jc w:val="center"/>
              <w:rPr>
                <w:b/>
              </w:rPr>
            </w:pPr>
            <w:r w:rsidRPr="00792B7F">
              <w:rPr>
                <w:b/>
              </w:rPr>
              <w:t>Virginie RIVIERE</w:t>
            </w:r>
            <w:bookmarkEnd w:id="10"/>
          </w:p>
        </w:tc>
        <w:tc>
          <w:tcPr>
            <w:tcW w:w="2078" w:type="dxa"/>
            <w:tcBorders>
              <w:top w:val="single" w:sz="4" w:space="0" w:color="auto"/>
              <w:right w:val="single" w:sz="12" w:space="0" w:color="auto"/>
            </w:tcBorders>
            <w:vAlign w:val="center"/>
          </w:tcPr>
          <w:p w:rsidR="00963045" w:rsidRPr="00963045" w:rsidRDefault="00963045" w:rsidP="00963045">
            <w:pPr>
              <w:rPr>
                <w:i/>
              </w:rPr>
            </w:pPr>
            <w:r w:rsidRPr="00963045">
              <w:rPr>
                <w:i/>
              </w:rPr>
              <w:t>Visa Informatique</w:t>
            </w:r>
          </w:p>
        </w:tc>
      </w:tr>
      <w:tr w:rsidR="00963045" w:rsidTr="0098468E">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963045" w:rsidRPr="00792B7F" w:rsidRDefault="00963045" w:rsidP="0098468E">
            <w:pPr>
              <w:jc w:val="center"/>
              <w:rPr>
                <w:b/>
              </w:rPr>
            </w:pPr>
          </w:p>
        </w:tc>
        <w:tc>
          <w:tcPr>
            <w:tcW w:w="2068" w:type="dxa"/>
            <w:tcBorders>
              <w:top w:val="single" w:sz="2" w:space="0" w:color="auto"/>
              <w:left w:val="single" w:sz="2" w:space="0" w:color="auto"/>
              <w:bottom w:val="single" w:sz="2" w:space="0" w:color="auto"/>
              <w:right w:val="single" w:sz="12" w:space="0" w:color="auto"/>
            </w:tcBorders>
            <w:vAlign w:val="center"/>
          </w:tcPr>
          <w:p w:rsidR="00963045" w:rsidRPr="00E02EFD" w:rsidRDefault="00963045" w:rsidP="0098468E"/>
        </w:tc>
        <w:tc>
          <w:tcPr>
            <w:tcW w:w="236" w:type="dxa"/>
            <w:tcBorders>
              <w:top w:val="nil"/>
              <w:left w:val="single" w:sz="12" w:space="0" w:color="auto"/>
              <w:bottom w:val="nil"/>
              <w:right w:val="single" w:sz="12" w:space="0" w:color="auto"/>
            </w:tcBorders>
            <w:vAlign w:val="center"/>
          </w:tcPr>
          <w:p w:rsidR="00963045" w:rsidRPr="00E02EFD" w:rsidRDefault="00963045" w:rsidP="0098468E"/>
        </w:tc>
        <w:tc>
          <w:tcPr>
            <w:tcW w:w="2940" w:type="dxa"/>
            <w:tcBorders>
              <w:left w:val="single" w:sz="12" w:space="0" w:color="auto"/>
            </w:tcBorders>
            <w:vAlign w:val="center"/>
          </w:tcPr>
          <w:p w:rsidR="00963045" w:rsidRPr="00D363DA" w:rsidRDefault="00963045" w:rsidP="0098468E">
            <w:pPr>
              <w:jc w:val="center"/>
              <w:rPr>
                <w:sz w:val="20"/>
                <w:szCs w:val="20"/>
              </w:rPr>
            </w:pPr>
            <w:bookmarkStart w:id="11" w:name="RoleApproN2"/>
            <w:bookmarkEnd w:id="11"/>
          </w:p>
          <w:p w:rsidR="00963045" w:rsidRPr="00854A05" w:rsidRDefault="00963045" w:rsidP="0098468E">
            <w:pPr>
              <w:jc w:val="center"/>
            </w:pPr>
            <w:bookmarkStart w:id="12" w:name="ApproN2"/>
            <w:bookmarkEnd w:id="12"/>
          </w:p>
        </w:tc>
        <w:tc>
          <w:tcPr>
            <w:tcW w:w="2078" w:type="dxa"/>
            <w:tcBorders>
              <w:right w:val="single" w:sz="12" w:space="0" w:color="auto"/>
            </w:tcBorders>
            <w:vAlign w:val="center"/>
          </w:tcPr>
          <w:p w:rsidR="00963045" w:rsidRPr="00E02EFD" w:rsidRDefault="00963045" w:rsidP="0098468E"/>
        </w:tc>
      </w:tr>
      <w:tr w:rsidR="00963045" w:rsidTr="0098468E">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963045" w:rsidRPr="00E02EFD" w:rsidRDefault="00963045" w:rsidP="0098468E">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963045" w:rsidRPr="00E02EFD" w:rsidRDefault="00963045" w:rsidP="0098468E"/>
        </w:tc>
        <w:tc>
          <w:tcPr>
            <w:tcW w:w="236" w:type="dxa"/>
            <w:tcBorders>
              <w:top w:val="nil"/>
              <w:left w:val="single" w:sz="12" w:space="0" w:color="auto"/>
              <w:bottom w:val="nil"/>
              <w:right w:val="single" w:sz="12" w:space="0" w:color="auto"/>
            </w:tcBorders>
            <w:vAlign w:val="center"/>
          </w:tcPr>
          <w:p w:rsidR="00963045" w:rsidRPr="00E02EFD" w:rsidRDefault="00963045" w:rsidP="0098468E"/>
        </w:tc>
        <w:tc>
          <w:tcPr>
            <w:tcW w:w="2940" w:type="dxa"/>
            <w:tcBorders>
              <w:left w:val="single" w:sz="12" w:space="0" w:color="auto"/>
              <w:bottom w:val="single" w:sz="12" w:space="0" w:color="auto"/>
            </w:tcBorders>
            <w:vAlign w:val="center"/>
          </w:tcPr>
          <w:p w:rsidR="00963045" w:rsidRPr="00D363DA" w:rsidRDefault="00963045" w:rsidP="0098468E">
            <w:pPr>
              <w:jc w:val="center"/>
              <w:rPr>
                <w:sz w:val="20"/>
                <w:szCs w:val="20"/>
              </w:rPr>
            </w:pPr>
            <w:bookmarkStart w:id="13" w:name="RoleApproN3"/>
            <w:bookmarkEnd w:id="13"/>
          </w:p>
          <w:p w:rsidR="00963045" w:rsidRPr="00854A05" w:rsidRDefault="00963045" w:rsidP="0098468E">
            <w:pPr>
              <w:jc w:val="center"/>
            </w:pPr>
            <w:bookmarkStart w:id="14" w:name="ApproN3"/>
            <w:bookmarkEnd w:id="14"/>
          </w:p>
        </w:tc>
        <w:tc>
          <w:tcPr>
            <w:tcW w:w="2078" w:type="dxa"/>
            <w:tcBorders>
              <w:bottom w:val="single" w:sz="12" w:space="0" w:color="auto"/>
              <w:right w:val="single" w:sz="12" w:space="0" w:color="auto"/>
            </w:tcBorders>
            <w:vAlign w:val="center"/>
          </w:tcPr>
          <w:p w:rsidR="00963045" w:rsidRPr="00854A05" w:rsidRDefault="00963045" w:rsidP="0098468E"/>
        </w:tc>
      </w:tr>
    </w:tbl>
    <w:p w:rsidR="0098468E" w:rsidRPr="00CC3293" w:rsidRDefault="0098468E" w:rsidP="0098468E">
      <w:pPr>
        <w:sectPr w:rsidR="0098468E" w:rsidRPr="00CC3293" w:rsidSect="0098468E">
          <w:footerReference w:type="default" r:id="rId8"/>
          <w:pgSz w:w="11906" w:h="16838" w:code="9"/>
          <w:pgMar w:top="709" w:right="1418" w:bottom="1134" w:left="1418" w:header="851" w:footer="720" w:gutter="0"/>
          <w:cols w:space="720"/>
        </w:sectPr>
      </w:pPr>
    </w:p>
    <w:p w:rsidR="0098468E" w:rsidRPr="00906D4D" w:rsidRDefault="0098468E" w:rsidP="0098468E">
      <w:pPr>
        <w:jc w:val="center"/>
        <w:rPr>
          <w:b/>
          <w:bCs/>
          <w:sz w:val="36"/>
          <w:szCs w:val="24"/>
        </w:rPr>
      </w:pPr>
      <w:bookmarkStart w:id="15" w:name="Sommaire"/>
      <w:bookmarkEnd w:id="15"/>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98468E" w:rsidRPr="0004644C" w:rsidRDefault="0098468E" w:rsidP="0098468E">
          <w:pPr>
            <w:pStyle w:val="En-ttedetabledesmatires"/>
            <w:numPr>
              <w:ilvl w:val="0"/>
              <w:numId w:val="0"/>
            </w:numPr>
            <w:spacing w:before="0"/>
            <w:ind w:left="357"/>
            <w:rPr>
              <w:sz w:val="4"/>
              <w:szCs w:val="4"/>
            </w:rPr>
          </w:pPr>
        </w:p>
        <w:p w:rsidR="00D86866" w:rsidRDefault="00432415">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432415">
            <w:fldChar w:fldCharType="begin"/>
          </w:r>
          <w:r w:rsidR="0098468E">
            <w:instrText xml:space="preserve"> TOC \o "1-3" \h \z \u </w:instrText>
          </w:r>
          <w:r w:rsidRPr="00432415">
            <w:fldChar w:fldCharType="separate"/>
          </w:r>
          <w:hyperlink w:anchor="_Toc451942619" w:history="1">
            <w:r w:rsidR="00D86866" w:rsidRPr="002679E0">
              <w:rPr>
                <w:rStyle w:val="Lienhypertexte"/>
                <w:noProof/>
              </w:rPr>
              <w:t>1.</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rPr>
              <w:t>Définitions et abréviations</w:t>
            </w:r>
            <w:r w:rsidR="00D86866">
              <w:rPr>
                <w:noProof/>
                <w:webHidden/>
              </w:rPr>
              <w:tab/>
            </w:r>
            <w:r>
              <w:rPr>
                <w:noProof/>
                <w:webHidden/>
              </w:rPr>
              <w:fldChar w:fldCharType="begin"/>
            </w:r>
            <w:r w:rsidR="00D86866">
              <w:rPr>
                <w:noProof/>
                <w:webHidden/>
              </w:rPr>
              <w:instrText xml:space="preserve"> PAGEREF _Toc451942619 \h </w:instrText>
            </w:r>
            <w:r>
              <w:rPr>
                <w:noProof/>
                <w:webHidden/>
              </w:rPr>
            </w:r>
            <w:r>
              <w:rPr>
                <w:noProof/>
                <w:webHidden/>
              </w:rPr>
              <w:fldChar w:fldCharType="separate"/>
            </w:r>
            <w:r w:rsidR="001049B1">
              <w:rPr>
                <w:noProof/>
                <w:webHidden/>
              </w:rPr>
              <w:t>3</w:t>
            </w:r>
            <w:r>
              <w:rPr>
                <w:noProof/>
                <w:webHidden/>
              </w:rPr>
              <w:fldChar w:fldCharType="end"/>
            </w:r>
          </w:hyperlink>
        </w:p>
        <w:p w:rsidR="00D86866" w:rsidRDefault="00432415">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1942620" w:history="1">
            <w:r w:rsidR="00D86866" w:rsidRPr="002679E0">
              <w:rPr>
                <w:rStyle w:val="Lienhypertexte"/>
                <w:noProof/>
              </w:rPr>
              <w:t>2.</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rPr>
              <w:t>Documents cités en référence</w:t>
            </w:r>
            <w:r w:rsidR="00D86866">
              <w:rPr>
                <w:noProof/>
                <w:webHidden/>
              </w:rPr>
              <w:tab/>
            </w:r>
            <w:r>
              <w:rPr>
                <w:noProof/>
                <w:webHidden/>
              </w:rPr>
              <w:fldChar w:fldCharType="begin"/>
            </w:r>
            <w:r w:rsidR="00D86866">
              <w:rPr>
                <w:noProof/>
                <w:webHidden/>
              </w:rPr>
              <w:instrText xml:space="preserve"> PAGEREF _Toc451942620 \h </w:instrText>
            </w:r>
            <w:r>
              <w:rPr>
                <w:noProof/>
                <w:webHidden/>
              </w:rPr>
            </w:r>
            <w:r>
              <w:rPr>
                <w:noProof/>
                <w:webHidden/>
              </w:rPr>
              <w:fldChar w:fldCharType="separate"/>
            </w:r>
            <w:r w:rsidR="001049B1">
              <w:rPr>
                <w:noProof/>
                <w:webHidden/>
              </w:rPr>
              <w:t>3</w:t>
            </w:r>
            <w:r>
              <w:rPr>
                <w:noProof/>
                <w:webHidden/>
              </w:rPr>
              <w:fldChar w:fldCharType="end"/>
            </w:r>
          </w:hyperlink>
        </w:p>
        <w:p w:rsidR="00D86866" w:rsidRDefault="00432415">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1942621" w:history="1">
            <w:r w:rsidR="00D86866" w:rsidRPr="002679E0">
              <w:rPr>
                <w:rStyle w:val="Lienhypertexte"/>
                <w:noProof/>
              </w:rPr>
              <w:t>3.</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rPr>
              <w:t>RESPONSABILITES</w:t>
            </w:r>
            <w:r w:rsidR="00D86866">
              <w:rPr>
                <w:noProof/>
                <w:webHidden/>
              </w:rPr>
              <w:tab/>
            </w:r>
            <w:r>
              <w:rPr>
                <w:noProof/>
                <w:webHidden/>
              </w:rPr>
              <w:fldChar w:fldCharType="begin"/>
            </w:r>
            <w:r w:rsidR="00D86866">
              <w:rPr>
                <w:noProof/>
                <w:webHidden/>
              </w:rPr>
              <w:instrText xml:space="preserve"> PAGEREF _Toc451942621 \h </w:instrText>
            </w:r>
            <w:r>
              <w:rPr>
                <w:noProof/>
                <w:webHidden/>
              </w:rPr>
            </w:r>
            <w:r>
              <w:rPr>
                <w:noProof/>
                <w:webHidden/>
              </w:rPr>
              <w:fldChar w:fldCharType="separate"/>
            </w:r>
            <w:r w:rsidR="001049B1">
              <w:rPr>
                <w:noProof/>
                <w:webHidden/>
              </w:rPr>
              <w:t>3</w:t>
            </w:r>
            <w:r>
              <w:rPr>
                <w:noProof/>
                <w:webHidden/>
              </w:rPr>
              <w:fldChar w:fldCharType="end"/>
            </w:r>
          </w:hyperlink>
        </w:p>
        <w:p w:rsidR="00D86866" w:rsidRDefault="00432415">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1942622" w:history="1">
            <w:r w:rsidR="00D86866" w:rsidRPr="002679E0">
              <w:rPr>
                <w:rStyle w:val="Lienhypertexte"/>
                <w:noProof/>
              </w:rPr>
              <w:t>4.</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rPr>
              <w:t>SEQUENCE DE DEMARRAGE</w:t>
            </w:r>
            <w:r w:rsidR="00D86866">
              <w:rPr>
                <w:noProof/>
                <w:webHidden/>
              </w:rPr>
              <w:tab/>
            </w:r>
            <w:r>
              <w:rPr>
                <w:noProof/>
                <w:webHidden/>
              </w:rPr>
              <w:fldChar w:fldCharType="begin"/>
            </w:r>
            <w:r w:rsidR="00D86866">
              <w:rPr>
                <w:noProof/>
                <w:webHidden/>
              </w:rPr>
              <w:instrText xml:space="preserve"> PAGEREF _Toc451942622 \h </w:instrText>
            </w:r>
            <w:r>
              <w:rPr>
                <w:noProof/>
                <w:webHidden/>
              </w:rPr>
            </w:r>
            <w:r>
              <w:rPr>
                <w:noProof/>
                <w:webHidden/>
              </w:rPr>
              <w:fldChar w:fldCharType="separate"/>
            </w:r>
            <w:r w:rsidR="001049B1">
              <w:rPr>
                <w:noProof/>
                <w:webHidden/>
              </w:rPr>
              <w:t>3</w:t>
            </w:r>
            <w:r>
              <w:rPr>
                <w:noProof/>
                <w:webHidden/>
              </w:rPr>
              <w:fldChar w:fldCharType="end"/>
            </w:r>
          </w:hyperlink>
        </w:p>
        <w:p w:rsidR="00D86866" w:rsidRDefault="00432415">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1942623" w:history="1">
            <w:r w:rsidR="00D86866" w:rsidRPr="002679E0">
              <w:rPr>
                <w:rStyle w:val="Lienhypertexte"/>
                <w:noProof/>
              </w:rPr>
              <w:t>5.</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rPr>
              <w:t>ARRET DU TAS</w:t>
            </w:r>
            <w:r w:rsidR="00D86866">
              <w:rPr>
                <w:noProof/>
                <w:webHidden/>
              </w:rPr>
              <w:tab/>
            </w:r>
            <w:r>
              <w:rPr>
                <w:noProof/>
                <w:webHidden/>
              </w:rPr>
              <w:fldChar w:fldCharType="begin"/>
            </w:r>
            <w:r w:rsidR="00D86866">
              <w:rPr>
                <w:noProof/>
                <w:webHidden/>
              </w:rPr>
              <w:instrText xml:space="preserve"> PAGEREF _Toc451942623 \h </w:instrText>
            </w:r>
            <w:r>
              <w:rPr>
                <w:noProof/>
                <w:webHidden/>
              </w:rPr>
            </w:r>
            <w:r>
              <w:rPr>
                <w:noProof/>
                <w:webHidden/>
              </w:rPr>
              <w:fldChar w:fldCharType="separate"/>
            </w:r>
            <w:r w:rsidR="001049B1">
              <w:rPr>
                <w:noProof/>
                <w:webHidden/>
              </w:rPr>
              <w:t>5</w:t>
            </w:r>
            <w:r>
              <w:rPr>
                <w:noProof/>
                <w:webHidden/>
              </w:rPr>
              <w:fldChar w:fldCharType="end"/>
            </w:r>
          </w:hyperlink>
        </w:p>
        <w:p w:rsidR="00D86866" w:rsidRDefault="00432415">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1942624" w:history="1">
            <w:r w:rsidR="00D86866" w:rsidRPr="002679E0">
              <w:rPr>
                <w:rStyle w:val="Lienhypertexte"/>
                <w:noProof/>
              </w:rPr>
              <w:t>6.</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rPr>
              <w:t>Mise à disposition du TAS 3 pour travaux d’ordre électrique ou mécanique</w:t>
            </w:r>
            <w:r w:rsidR="00D86866">
              <w:rPr>
                <w:noProof/>
                <w:webHidden/>
              </w:rPr>
              <w:tab/>
            </w:r>
            <w:r>
              <w:rPr>
                <w:noProof/>
                <w:webHidden/>
              </w:rPr>
              <w:fldChar w:fldCharType="begin"/>
            </w:r>
            <w:r w:rsidR="00D86866">
              <w:rPr>
                <w:noProof/>
                <w:webHidden/>
              </w:rPr>
              <w:instrText xml:space="preserve"> PAGEREF _Toc451942624 \h </w:instrText>
            </w:r>
            <w:r>
              <w:rPr>
                <w:noProof/>
                <w:webHidden/>
              </w:rPr>
            </w:r>
            <w:r>
              <w:rPr>
                <w:noProof/>
                <w:webHidden/>
              </w:rPr>
              <w:fldChar w:fldCharType="separate"/>
            </w:r>
            <w:r w:rsidR="001049B1">
              <w:rPr>
                <w:noProof/>
                <w:webHidden/>
              </w:rPr>
              <w:t>6</w:t>
            </w:r>
            <w:r>
              <w:rPr>
                <w:noProof/>
                <w:webHidden/>
              </w:rPr>
              <w:fldChar w:fldCharType="end"/>
            </w:r>
          </w:hyperlink>
        </w:p>
        <w:p w:rsidR="00D86866" w:rsidRDefault="00432415">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1942625" w:history="1">
            <w:r w:rsidR="00D86866" w:rsidRPr="002679E0">
              <w:rPr>
                <w:rStyle w:val="Lienhypertexte"/>
                <w:noProof/>
              </w:rPr>
              <w:t>7.</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rPr>
              <w:t>ANNEXE 1 : PERMUTATION DES POMPES A HUILE</w:t>
            </w:r>
            <w:r w:rsidR="00D86866">
              <w:rPr>
                <w:noProof/>
                <w:webHidden/>
              </w:rPr>
              <w:tab/>
            </w:r>
            <w:r>
              <w:rPr>
                <w:noProof/>
                <w:webHidden/>
              </w:rPr>
              <w:fldChar w:fldCharType="begin"/>
            </w:r>
            <w:r w:rsidR="00D86866">
              <w:rPr>
                <w:noProof/>
                <w:webHidden/>
              </w:rPr>
              <w:instrText xml:space="preserve"> PAGEREF _Toc451942625 \h </w:instrText>
            </w:r>
            <w:r>
              <w:rPr>
                <w:noProof/>
                <w:webHidden/>
              </w:rPr>
            </w:r>
            <w:r>
              <w:rPr>
                <w:noProof/>
                <w:webHidden/>
              </w:rPr>
              <w:fldChar w:fldCharType="separate"/>
            </w:r>
            <w:r w:rsidR="001049B1">
              <w:rPr>
                <w:noProof/>
                <w:webHidden/>
              </w:rPr>
              <w:t>6</w:t>
            </w:r>
            <w:r>
              <w:rPr>
                <w:noProof/>
                <w:webHidden/>
              </w:rPr>
              <w:fldChar w:fldCharType="end"/>
            </w:r>
          </w:hyperlink>
        </w:p>
        <w:p w:rsidR="00D86866" w:rsidRDefault="00432415">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1942626" w:history="1">
            <w:r w:rsidR="00D86866" w:rsidRPr="002679E0">
              <w:rPr>
                <w:rStyle w:val="Lienhypertexte"/>
                <w:noProof/>
                <w:lang w:val="fr-CA"/>
              </w:rPr>
              <w:t>8.</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lang w:val="fr-CA"/>
              </w:rPr>
              <w:t>ANNEXE 2 : PUPITRE DES COMMANDES ELECTRIQUES</w:t>
            </w:r>
            <w:r w:rsidR="00D86866">
              <w:rPr>
                <w:noProof/>
                <w:webHidden/>
              </w:rPr>
              <w:tab/>
            </w:r>
            <w:r>
              <w:rPr>
                <w:noProof/>
                <w:webHidden/>
              </w:rPr>
              <w:fldChar w:fldCharType="begin"/>
            </w:r>
            <w:r w:rsidR="00D86866">
              <w:rPr>
                <w:noProof/>
                <w:webHidden/>
              </w:rPr>
              <w:instrText xml:space="preserve"> PAGEREF _Toc451942626 \h </w:instrText>
            </w:r>
            <w:r>
              <w:rPr>
                <w:noProof/>
                <w:webHidden/>
              </w:rPr>
            </w:r>
            <w:r>
              <w:rPr>
                <w:noProof/>
                <w:webHidden/>
              </w:rPr>
              <w:fldChar w:fldCharType="separate"/>
            </w:r>
            <w:r w:rsidR="001049B1">
              <w:rPr>
                <w:noProof/>
                <w:webHidden/>
              </w:rPr>
              <w:t>7</w:t>
            </w:r>
            <w:r>
              <w:rPr>
                <w:noProof/>
                <w:webHidden/>
              </w:rPr>
              <w:fldChar w:fldCharType="end"/>
            </w:r>
          </w:hyperlink>
        </w:p>
        <w:p w:rsidR="00D86866" w:rsidRDefault="00432415">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1942627" w:history="1">
            <w:r w:rsidR="00D86866" w:rsidRPr="002679E0">
              <w:rPr>
                <w:rStyle w:val="Lienhypertexte"/>
                <w:noProof/>
                <w:lang w:val="fr-CA"/>
              </w:rPr>
              <w:t>9.</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lang w:val="fr-CA"/>
              </w:rPr>
              <w:t>ANNEXE 3 : pupitre d’aquisitions des pressions et temperatures</w:t>
            </w:r>
            <w:r w:rsidR="00D86866">
              <w:rPr>
                <w:noProof/>
                <w:webHidden/>
              </w:rPr>
              <w:tab/>
            </w:r>
            <w:r>
              <w:rPr>
                <w:noProof/>
                <w:webHidden/>
              </w:rPr>
              <w:fldChar w:fldCharType="begin"/>
            </w:r>
            <w:r w:rsidR="00D86866">
              <w:rPr>
                <w:noProof/>
                <w:webHidden/>
              </w:rPr>
              <w:instrText xml:space="preserve"> PAGEREF _Toc451942627 \h </w:instrText>
            </w:r>
            <w:r>
              <w:rPr>
                <w:noProof/>
                <w:webHidden/>
              </w:rPr>
            </w:r>
            <w:r>
              <w:rPr>
                <w:noProof/>
                <w:webHidden/>
              </w:rPr>
              <w:fldChar w:fldCharType="separate"/>
            </w:r>
            <w:r w:rsidR="001049B1">
              <w:rPr>
                <w:noProof/>
                <w:webHidden/>
              </w:rPr>
              <w:t>9</w:t>
            </w:r>
            <w:r>
              <w:rPr>
                <w:noProof/>
                <w:webHidden/>
              </w:rPr>
              <w:fldChar w:fldCharType="end"/>
            </w:r>
          </w:hyperlink>
        </w:p>
        <w:p w:rsidR="00D86866" w:rsidRDefault="00432415">
          <w:pPr>
            <w:pStyle w:val="TM1"/>
            <w:tabs>
              <w:tab w:val="left" w:pos="660"/>
              <w:tab w:val="right" w:leader="dot" w:pos="10456"/>
            </w:tabs>
            <w:rPr>
              <w:rFonts w:asciiTheme="minorHAnsi" w:eastAsiaTheme="minorEastAsia" w:hAnsiTheme="minorHAnsi" w:cstheme="minorBidi"/>
              <w:b w:val="0"/>
              <w:bCs w:val="0"/>
              <w:caps w:val="0"/>
              <w:noProof/>
              <w:szCs w:val="22"/>
              <w:lang w:eastAsia="fr-FR"/>
            </w:rPr>
          </w:pPr>
          <w:hyperlink w:anchor="_Toc451942628" w:history="1">
            <w:r w:rsidR="00D86866" w:rsidRPr="002679E0">
              <w:rPr>
                <w:rStyle w:val="Lienhypertexte"/>
                <w:noProof/>
                <w:lang w:val="fr-CA"/>
              </w:rPr>
              <w:t>10.</w:t>
            </w:r>
            <w:r w:rsidR="00D86866">
              <w:rPr>
                <w:rFonts w:asciiTheme="minorHAnsi" w:eastAsiaTheme="minorEastAsia" w:hAnsiTheme="minorHAnsi" w:cstheme="minorBidi"/>
                <w:b w:val="0"/>
                <w:bCs w:val="0"/>
                <w:caps w:val="0"/>
                <w:noProof/>
                <w:szCs w:val="22"/>
                <w:lang w:eastAsia="fr-FR"/>
              </w:rPr>
              <w:tab/>
            </w:r>
            <w:r w:rsidR="00D86866" w:rsidRPr="002679E0">
              <w:rPr>
                <w:rStyle w:val="Lienhypertexte"/>
                <w:noProof/>
                <w:lang w:val="fr-CA"/>
              </w:rPr>
              <w:t>annexe 4 : ALARMES ET SECURITES ELECTRIQUES  (a completer avec tag et action requises)</w:t>
            </w:r>
            <w:r w:rsidR="00D86866">
              <w:rPr>
                <w:noProof/>
                <w:webHidden/>
              </w:rPr>
              <w:tab/>
            </w:r>
            <w:r>
              <w:rPr>
                <w:noProof/>
                <w:webHidden/>
              </w:rPr>
              <w:fldChar w:fldCharType="begin"/>
            </w:r>
            <w:r w:rsidR="00D86866">
              <w:rPr>
                <w:noProof/>
                <w:webHidden/>
              </w:rPr>
              <w:instrText xml:space="preserve"> PAGEREF _Toc451942628 \h </w:instrText>
            </w:r>
            <w:r>
              <w:rPr>
                <w:noProof/>
                <w:webHidden/>
              </w:rPr>
            </w:r>
            <w:r>
              <w:rPr>
                <w:noProof/>
                <w:webHidden/>
              </w:rPr>
              <w:fldChar w:fldCharType="separate"/>
            </w:r>
            <w:r w:rsidR="001049B1">
              <w:rPr>
                <w:noProof/>
                <w:webHidden/>
              </w:rPr>
              <w:t>11</w:t>
            </w:r>
            <w:r>
              <w:rPr>
                <w:noProof/>
                <w:webHidden/>
              </w:rPr>
              <w:fldChar w:fldCharType="end"/>
            </w:r>
          </w:hyperlink>
        </w:p>
        <w:p w:rsidR="00884E68" w:rsidRDefault="00432415">
          <w:r>
            <w:fldChar w:fldCharType="end"/>
          </w:r>
        </w:p>
      </w:sdtContent>
    </w:sdt>
    <w:p w:rsidR="0098468E" w:rsidRDefault="0098468E" w:rsidP="0098468E"/>
    <w:p w:rsidR="0098468E" w:rsidRDefault="0098468E" w:rsidP="0098468E"/>
    <w:p w:rsidR="0098468E" w:rsidRDefault="0098468E" w:rsidP="0098468E">
      <w:pPr>
        <w:pStyle w:val="Titre1"/>
      </w:pPr>
      <w:r>
        <w:br w:type="page"/>
      </w:r>
      <w:hyperlink w:anchor="Sommaire" w:history="1">
        <w:bookmarkStart w:id="16" w:name="_Toc419980234"/>
        <w:bookmarkStart w:id="17" w:name="_Toc423351229"/>
        <w:bookmarkStart w:id="18" w:name="_Toc451942619"/>
        <w:r w:rsidRPr="00BF4A1F">
          <w:t>Définitions</w:t>
        </w:r>
      </w:hyperlink>
      <w:r w:rsidRPr="009B0EDA">
        <w:t xml:space="preserve"> et abréviations</w:t>
      </w:r>
      <w:bookmarkEnd w:id="16"/>
      <w:bookmarkEnd w:id="17"/>
      <w:bookmarkEnd w:id="18"/>
    </w:p>
    <w:p w:rsidR="0098468E" w:rsidRDefault="005543CD" w:rsidP="0098468E">
      <w:r>
        <w:t>RAS</w:t>
      </w:r>
    </w:p>
    <w:p w:rsidR="0098468E" w:rsidRDefault="00432415" w:rsidP="0098468E">
      <w:pPr>
        <w:pStyle w:val="Titre1"/>
      </w:pPr>
      <w:hyperlink w:anchor="Sommaire" w:history="1">
        <w:bookmarkStart w:id="19" w:name="_Toc419980235"/>
        <w:bookmarkStart w:id="20" w:name="_Toc423351230"/>
        <w:bookmarkStart w:id="21" w:name="_Toc451942620"/>
        <w:r w:rsidR="0098468E" w:rsidRPr="00906D4D">
          <w:t>Documents</w:t>
        </w:r>
      </w:hyperlink>
      <w:r w:rsidR="0098468E">
        <w:t xml:space="preserve"> cités en référence</w:t>
      </w:r>
      <w:bookmarkEnd w:id="19"/>
      <w:bookmarkEnd w:id="20"/>
      <w:bookmarkEnd w:id="21"/>
    </w:p>
    <w:p w:rsidR="005543CD" w:rsidRDefault="005543CD" w:rsidP="005543CD">
      <w:r>
        <w:t>RAS</w:t>
      </w:r>
    </w:p>
    <w:p w:rsidR="005543CD" w:rsidRDefault="005543CD" w:rsidP="005543CD">
      <w:pPr>
        <w:pStyle w:val="Titre1"/>
      </w:pPr>
      <w:bookmarkStart w:id="22" w:name="_Toc451942621"/>
      <w:r>
        <w:t>RESPONSABILITES</w:t>
      </w:r>
      <w:bookmarkEnd w:id="22"/>
    </w:p>
    <w:tbl>
      <w:tblPr>
        <w:tblW w:w="9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87"/>
        <w:gridCol w:w="1720"/>
        <w:gridCol w:w="1719"/>
        <w:gridCol w:w="1719"/>
        <w:gridCol w:w="1719"/>
        <w:gridCol w:w="1486"/>
      </w:tblGrid>
      <w:tr w:rsidR="005543CD" w:rsidTr="005543CD">
        <w:trPr>
          <w:jc w:val="center"/>
        </w:trPr>
        <w:tc>
          <w:tcPr>
            <w:tcW w:w="1418" w:type="dxa"/>
          </w:tcPr>
          <w:p w:rsidR="005543CD" w:rsidRDefault="005543CD" w:rsidP="0098468E">
            <w:pPr>
              <w:pStyle w:val="texte"/>
              <w:ind w:left="0"/>
              <w:jc w:val="center"/>
              <w:rPr>
                <w:b/>
                <w:lang w:val="fr-CA"/>
              </w:rPr>
            </w:pPr>
            <w:proofErr w:type="spellStart"/>
            <w:r>
              <w:rPr>
                <w:b/>
                <w:lang w:val="fr-CA"/>
              </w:rPr>
              <w:t>CdQ</w:t>
            </w:r>
            <w:proofErr w:type="spellEnd"/>
          </w:p>
        </w:tc>
        <w:tc>
          <w:tcPr>
            <w:tcW w:w="1642" w:type="dxa"/>
          </w:tcPr>
          <w:p w:rsidR="005543CD" w:rsidRDefault="005543CD" w:rsidP="0098468E">
            <w:pPr>
              <w:pStyle w:val="texte"/>
              <w:ind w:left="0"/>
              <w:jc w:val="center"/>
              <w:rPr>
                <w:b/>
                <w:lang w:val="fr-CA"/>
              </w:rPr>
            </w:pPr>
            <w:proofErr w:type="spellStart"/>
            <w:r>
              <w:rPr>
                <w:b/>
                <w:lang w:val="fr-CA"/>
              </w:rPr>
              <w:t>CdP</w:t>
            </w:r>
            <w:proofErr w:type="spellEnd"/>
            <w:r>
              <w:rPr>
                <w:b/>
                <w:lang w:val="fr-CA"/>
              </w:rPr>
              <w:t xml:space="preserve"> thermique</w:t>
            </w:r>
          </w:p>
        </w:tc>
        <w:tc>
          <w:tcPr>
            <w:tcW w:w="1641" w:type="dxa"/>
          </w:tcPr>
          <w:p w:rsidR="005543CD" w:rsidRDefault="005543CD" w:rsidP="0098468E">
            <w:pPr>
              <w:pStyle w:val="texte"/>
              <w:ind w:left="0"/>
              <w:jc w:val="center"/>
              <w:rPr>
                <w:b/>
                <w:lang w:val="fr-CA"/>
              </w:rPr>
            </w:pPr>
            <w:proofErr w:type="spellStart"/>
            <w:r>
              <w:rPr>
                <w:b/>
                <w:lang w:val="fr-CA"/>
              </w:rPr>
              <w:t>CdP</w:t>
            </w:r>
            <w:proofErr w:type="spellEnd"/>
            <w:r>
              <w:rPr>
                <w:b/>
                <w:lang w:val="fr-CA"/>
              </w:rPr>
              <w:t xml:space="preserve"> électrique</w:t>
            </w:r>
          </w:p>
        </w:tc>
        <w:tc>
          <w:tcPr>
            <w:tcW w:w="1641" w:type="dxa"/>
          </w:tcPr>
          <w:p w:rsidR="005543CD" w:rsidRDefault="005543CD" w:rsidP="0098468E">
            <w:pPr>
              <w:pStyle w:val="texte"/>
              <w:ind w:left="0"/>
              <w:jc w:val="center"/>
              <w:rPr>
                <w:b/>
              </w:rPr>
            </w:pPr>
            <w:proofErr w:type="spellStart"/>
            <w:r>
              <w:rPr>
                <w:b/>
                <w:lang w:val="fr-CA"/>
              </w:rPr>
              <w:t>CdP</w:t>
            </w:r>
            <w:proofErr w:type="spellEnd"/>
            <w:r>
              <w:rPr>
                <w:b/>
                <w:lang w:val="fr-CA"/>
              </w:rPr>
              <w:t xml:space="preserve"> </w:t>
            </w:r>
            <w:r>
              <w:rPr>
                <w:b/>
              </w:rPr>
              <w:t>Utilités</w:t>
            </w:r>
          </w:p>
        </w:tc>
        <w:tc>
          <w:tcPr>
            <w:tcW w:w="1641" w:type="dxa"/>
          </w:tcPr>
          <w:p w:rsidR="005543CD" w:rsidRDefault="005543CD" w:rsidP="0098468E">
            <w:pPr>
              <w:pStyle w:val="texte"/>
              <w:ind w:left="0"/>
              <w:jc w:val="center"/>
              <w:rPr>
                <w:b/>
              </w:rPr>
            </w:pPr>
            <w:r>
              <w:rPr>
                <w:b/>
              </w:rPr>
              <w:t xml:space="preserve">Op. </w:t>
            </w:r>
            <w:proofErr w:type="spellStart"/>
            <w:r>
              <w:rPr>
                <w:b/>
              </w:rPr>
              <w:t>Ext</w:t>
            </w:r>
            <w:proofErr w:type="spellEnd"/>
            <w:r>
              <w:rPr>
                <w:b/>
              </w:rPr>
              <w:t>.</w:t>
            </w:r>
          </w:p>
        </w:tc>
        <w:tc>
          <w:tcPr>
            <w:tcW w:w="1418" w:type="dxa"/>
          </w:tcPr>
          <w:p w:rsidR="005543CD" w:rsidRDefault="005543CD" w:rsidP="0098468E">
            <w:pPr>
              <w:pStyle w:val="texte"/>
              <w:ind w:left="0"/>
              <w:rPr>
                <w:b/>
              </w:rPr>
            </w:pPr>
            <w:r>
              <w:rPr>
                <w:b/>
              </w:rPr>
              <w:t>Op. jour</w:t>
            </w:r>
          </w:p>
        </w:tc>
      </w:tr>
      <w:tr w:rsidR="005543CD" w:rsidTr="005543CD">
        <w:trPr>
          <w:jc w:val="center"/>
        </w:trPr>
        <w:tc>
          <w:tcPr>
            <w:tcW w:w="1418" w:type="dxa"/>
          </w:tcPr>
          <w:p w:rsidR="005543CD" w:rsidRDefault="005543CD" w:rsidP="0098468E">
            <w:pPr>
              <w:pStyle w:val="texte"/>
              <w:ind w:left="0"/>
              <w:jc w:val="center"/>
              <w:rPr>
                <w:b/>
              </w:rPr>
            </w:pPr>
            <w:r>
              <w:rPr>
                <w:b/>
              </w:rPr>
              <w:t>X</w:t>
            </w:r>
          </w:p>
        </w:tc>
        <w:tc>
          <w:tcPr>
            <w:tcW w:w="1642" w:type="dxa"/>
          </w:tcPr>
          <w:p w:rsidR="005543CD" w:rsidRDefault="005543CD" w:rsidP="0098468E">
            <w:pPr>
              <w:pStyle w:val="texte"/>
              <w:ind w:left="0"/>
              <w:jc w:val="center"/>
              <w:rPr>
                <w:b/>
              </w:rPr>
            </w:pPr>
            <w:r>
              <w:rPr>
                <w:b/>
              </w:rPr>
              <w:t>X</w:t>
            </w:r>
          </w:p>
        </w:tc>
        <w:tc>
          <w:tcPr>
            <w:tcW w:w="1641" w:type="dxa"/>
          </w:tcPr>
          <w:p w:rsidR="005543CD" w:rsidRDefault="005543CD" w:rsidP="0098468E">
            <w:pPr>
              <w:pStyle w:val="texte"/>
              <w:ind w:left="0"/>
              <w:jc w:val="center"/>
              <w:rPr>
                <w:b/>
              </w:rPr>
            </w:pPr>
            <w:r>
              <w:rPr>
                <w:b/>
              </w:rPr>
              <w:t>X</w:t>
            </w:r>
          </w:p>
        </w:tc>
        <w:tc>
          <w:tcPr>
            <w:tcW w:w="1641" w:type="dxa"/>
          </w:tcPr>
          <w:p w:rsidR="005543CD" w:rsidRDefault="005543CD" w:rsidP="0098468E">
            <w:pPr>
              <w:pStyle w:val="texte"/>
              <w:ind w:left="0"/>
              <w:jc w:val="center"/>
              <w:rPr>
                <w:b/>
              </w:rPr>
            </w:pPr>
          </w:p>
        </w:tc>
        <w:tc>
          <w:tcPr>
            <w:tcW w:w="1641" w:type="dxa"/>
          </w:tcPr>
          <w:p w:rsidR="005543CD" w:rsidRDefault="005543CD" w:rsidP="0098468E">
            <w:pPr>
              <w:pStyle w:val="texte"/>
              <w:ind w:left="0"/>
              <w:jc w:val="center"/>
              <w:rPr>
                <w:b/>
              </w:rPr>
            </w:pPr>
          </w:p>
        </w:tc>
        <w:tc>
          <w:tcPr>
            <w:tcW w:w="1418" w:type="dxa"/>
          </w:tcPr>
          <w:p w:rsidR="005543CD" w:rsidRDefault="005543CD" w:rsidP="0098468E">
            <w:pPr>
              <w:pStyle w:val="texte"/>
              <w:ind w:left="0"/>
              <w:jc w:val="center"/>
              <w:rPr>
                <w:b/>
              </w:rPr>
            </w:pPr>
          </w:p>
        </w:tc>
      </w:tr>
    </w:tbl>
    <w:p w:rsidR="0098468E" w:rsidRDefault="0098468E" w:rsidP="0098468E"/>
    <w:p w:rsidR="0098468E" w:rsidRDefault="005543CD" w:rsidP="005543CD">
      <w:pPr>
        <w:pStyle w:val="Titre1"/>
      </w:pPr>
      <w:bookmarkStart w:id="23" w:name="_Toc451942622"/>
      <w:r>
        <w:t>SEQUENCE DE DEMARRAGE</w:t>
      </w:r>
      <w:bookmarkEnd w:id="23"/>
    </w:p>
    <w:p w:rsidR="00CE4A49" w:rsidRDefault="00CE4A49" w:rsidP="00830A0A">
      <w:pPr>
        <w:numPr>
          <w:ilvl w:val="0"/>
          <w:numId w:val="33"/>
        </w:numPr>
        <w:tabs>
          <w:tab w:val="clear" w:pos="1004"/>
          <w:tab w:val="num" w:pos="709"/>
        </w:tabs>
        <w:spacing w:before="60"/>
        <w:ind w:right="284" w:hanging="578"/>
      </w:pPr>
      <w:r>
        <w:t>Mise en réchauffage</w:t>
      </w:r>
    </w:p>
    <w:p w:rsidR="00EC5C90" w:rsidRDefault="00CE4A49" w:rsidP="00830A0A">
      <w:pPr>
        <w:numPr>
          <w:ilvl w:val="0"/>
          <w:numId w:val="33"/>
        </w:numPr>
        <w:tabs>
          <w:tab w:val="clear" w:pos="1004"/>
          <w:tab w:val="num" w:pos="709"/>
        </w:tabs>
        <w:spacing w:before="60"/>
        <w:ind w:left="709" w:right="284" w:hanging="283"/>
      </w:pPr>
      <w:r>
        <w:t xml:space="preserve">Vérifier que les purges directes de vapeur sont ouvertes (amont vanne </w:t>
      </w:r>
      <w:r w:rsidRPr="00E61122">
        <w:t>"</w:t>
      </w:r>
      <w:proofErr w:type="spellStart"/>
      <w:r w:rsidRPr="00E61122">
        <w:t>Rotork</w:t>
      </w:r>
      <w:proofErr w:type="spellEnd"/>
      <w:r w:rsidRPr="00E61122">
        <w:t>" admission</w:t>
      </w:r>
      <w:r>
        <w:t xml:space="preserve"> XV350 et aval XV351</w:t>
      </w:r>
      <w:r w:rsidR="00EC5C90">
        <w:t>)</w:t>
      </w:r>
    </w:p>
    <w:p w:rsidR="00CE4A49" w:rsidRDefault="00EC5C90" w:rsidP="00830A0A">
      <w:pPr>
        <w:numPr>
          <w:ilvl w:val="0"/>
          <w:numId w:val="33"/>
        </w:numPr>
        <w:tabs>
          <w:tab w:val="clear" w:pos="1004"/>
          <w:tab w:val="num" w:pos="709"/>
        </w:tabs>
        <w:spacing w:before="60"/>
        <w:ind w:left="709" w:right="284" w:hanging="283"/>
      </w:pPr>
      <w:r>
        <w:t>Vérifier que les permis travaux sont clôturés si l’arrêt est lié à des travaux</w:t>
      </w:r>
      <w:r w:rsidR="00CE4A49">
        <w:t xml:space="preserve"> </w:t>
      </w:r>
    </w:p>
    <w:p w:rsidR="00EC5C90" w:rsidRPr="00CE4A49" w:rsidRDefault="00EC5C90" w:rsidP="00830A0A">
      <w:pPr>
        <w:numPr>
          <w:ilvl w:val="0"/>
          <w:numId w:val="33"/>
        </w:numPr>
        <w:tabs>
          <w:tab w:val="clear" w:pos="1004"/>
          <w:tab w:val="num" w:pos="709"/>
        </w:tabs>
        <w:spacing w:before="60"/>
        <w:ind w:left="709" w:right="284" w:hanging="283"/>
      </w:pPr>
      <w:r>
        <w:t xml:space="preserve">Faire les </w:t>
      </w:r>
      <w:proofErr w:type="spellStart"/>
      <w:r>
        <w:t>décondamnations</w:t>
      </w:r>
      <w:proofErr w:type="spellEnd"/>
      <w:r>
        <w:t xml:space="preserve"> XV351/XV350/NG319/NG319A/NG309/NG112/NG320/NG330</w:t>
      </w:r>
    </w:p>
    <w:p w:rsidR="005543CD" w:rsidRDefault="005543CD" w:rsidP="00830A0A">
      <w:pPr>
        <w:numPr>
          <w:ilvl w:val="0"/>
          <w:numId w:val="33"/>
        </w:numPr>
        <w:tabs>
          <w:tab w:val="clear" w:pos="1004"/>
          <w:tab w:val="num" w:pos="709"/>
        </w:tabs>
        <w:spacing w:before="60"/>
        <w:ind w:right="284" w:hanging="578"/>
      </w:pPr>
      <w:r>
        <w:t>Vérifier le niveau de la caisse à huile</w:t>
      </w:r>
      <w:r w:rsidR="0019275B">
        <w:t xml:space="preserve"> F300</w:t>
      </w:r>
      <w:r>
        <w:t xml:space="preserve"> et purger pour éliminer l’eau</w:t>
      </w:r>
      <w:r w:rsidR="0019275B">
        <w:t xml:space="preserve"> si présente</w:t>
      </w:r>
    </w:p>
    <w:p w:rsidR="0019275B" w:rsidRDefault="0019275B" w:rsidP="00830A0A">
      <w:pPr>
        <w:numPr>
          <w:ilvl w:val="0"/>
          <w:numId w:val="33"/>
        </w:numPr>
        <w:tabs>
          <w:tab w:val="clear" w:pos="1004"/>
          <w:tab w:val="num" w:pos="709"/>
        </w:tabs>
        <w:spacing w:before="60"/>
        <w:ind w:left="709" w:right="284" w:hanging="283"/>
      </w:pPr>
      <w:r>
        <w:t>Démarrer le levier vers la bas (</w:t>
      </w:r>
      <w:proofErr w:type="spellStart"/>
      <w:r>
        <w:t>cooling</w:t>
      </w:r>
      <w:proofErr w:type="spellEnd"/>
      <w:r>
        <w:t xml:space="preserve"> </w:t>
      </w:r>
      <w:proofErr w:type="spellStart"/>
      <w:r>
        <w:t>steam</w:t>
      </w:r>
      <w:proofErr w:type="spellEnd"/>
      <w:r>
        <w:t>/refroidissement vapeur) « levier à coté de la barre à soupape ».</w:t>
      </w:r>
      <w:r w:rsidR="0098468E">
        <w:t xml:space="preserve"> Cette came permet de maintenir la circulation vapeur dans la turbine en cas d’arrêt de </w:t>
      </w:r>
      <w:r w:rsidR="00893120">
        <w:t>celle-ci.</w:t>
      </w:r>
      <w:r w:rsidR="00893120" w:rsidRPr="00893120">
        <w:t xml:space="preserve"> </w:t>
      </w:r>
      <w:r w:rsidR="00893120">
        <w:t>En position basse, la soupape est fermée</w:t>
      </w:r>
    </w:p>
    <w:p w:rsidR="005543CD" w:rsidRDefault="005543CD" w:rsidP="00830A0A">
      <w:pPr>
        <w:numPr>
          <w:ilvl w:val="0"/>
          <w:numId w:val="33"/>
        </w:numPr>
        <w:tabs>
          <w:tab w:val="clear" w:pos="1004"/>
          <w:tab w:val="num" w:pos="709"/>
        </w:tabs>
        <w:spacing w:before="60"/>
        <w:ind w:right="284" w:hanging="578"/>
      </w:pPr>
      <w:r w:rsidRPr="00E61122">
        <w:t>Disposer un échangeur d'huile</w:t>
      </w:r>
      <w:r w:rsidR="00893120">
        <w:t xml:space="preserve"> </w:t>
      </w:r>
      <w:r w:rsidR="00893120" w:rsidRPr="00C56BE6">
        <w:t>coté huile seulement</w:t>
      </w:r>
    </w:p>
    <w:p w:rsidR="0025733E" w:rsidRDefault="0025733E" w:rsidP="00830A0A">
      <w:pPr>
        <w:numPr>
          <w:ilvl w:val="0"/>
          <w:numId w:val="33"/>
        </w:numPr>
        <w:tabs>
          <w:tab w:val="clear" w:pos="1004"/>
          <w:tab w:val="num" w:pos="709"/>
        </w:tabs>
        <w:spacing w:before="60"/>
        <w:ind w:left="709" w:right="284" w:hanging="283"/>
      </w:pPr>
      <w:r>
        <w:t xml:space="preserve">Vérifier que les purges directes 80 bars amont et aval (purge à </w:t>
      </w:r>
      <w:r w:rsidR="00DE5710">
        <w:t xml:space="preserve">l’évent) </w:t>
      </w:r>
      <w:proofErr w:type="spellStart"/>
      <w:r w:rsidR="00DE5710">
        <w:t>rotork</w:t>
      </w:r>
      <w:proofErr w:type="spellEnd"/>
      <w:r w:rsidR="00DE5710">
        <w:t xml:space="preserve"> admission XV350 </w:t>
      </w:r>
      <w:r>
        <w:t>et amont obturateur sont ouvertes et purgeurs auto-disposés</w:t>
      </w:r>
    </w:p>
    <w:p w:rsidR="00D46C5A" w:rsidRDefault="0025733E" w:rsidP="00830A0A">
      <w:pPr>
        <w:numPr>
          <w:ilvl w:val="0"/>
          <w:numId w:val="33"/>
        </w:numPr>
        <w:tabs>
          <w:tab w:val="clear" w:pos="1004"/>
          <w:tab w:val="num" w:pos="709"/>
        </w:tabs>
        <w:spacing w:before="60"/>
        <w:ind w:left="709" w:right="284" w:hanging="283"/>
      </w:pPr>
      <w:r>
        <w:t xml:space="preserve">Vérifier que les purges directes 3.5 bars amont et aval </w:t>
      </w:r>
      <w:proofErr w:type="spellStart"/>
      <w:r>
        <w:t>rotork</w:t>
      </w:r>
      <w:proofErr w:type="spellEnd"/>
      <w:r>
        <w:t xml:space="preserve"> échappement XV351 sont ouvertes et purgeurs auto disposés</w:t>
      </w:r>
    </w:p>
    <w:p w:rsidR="0025733E" w:rsidRPr="00E61122" w:rsidRDefault="001049B1" w:rsidP="00D46C5A">
      <w:pPr>
        <w:ind w:left="644" w:right="284"/>
      </w:pPr>
      <w:ins w:id="24" w:author="J0026251" w:date="2014-10-28T13:04:00Z">
        <w:r>
          <w:rPr>
            <w:noProof/>
            <w:lang w:eastAsia="fr-FR"/>
          </w:rPr>
          <w:drawing>
            <wp:inline distT="0" distB="0" distL="0" distR="0">
              <wp:extent cx="6381749" cy="4029075"/>
              <wp:effectExtent l="19050" t="0" r="1"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383634" cy="4030265"/>
                      </a:xfrm>
                      <a:prstGeom prst="rect">
                        <a:avLst/>
                      </a:prstGeom>
                      <a:noFill/>
                      <a:ln w="9525">
                        <a:noFill/>
                        <a:miter lim="800000"/>
                        <a:headEnd/>
                        <a:tailEnd/>
                      </a:ln>
                    </pic:spPr>
                  </pic:pic>
                </a:graphicData>
              </a:graphic>
            </wp:inline>
          </w:drawing>
        </w:r>
      </w:ins>
    </w:p>
    <w:p w:rsidR="005543CD" w:rsidRPr="00E61122" w:rsidRDefault="005543CD" w:rsidP="003D2C9A">
      <w:pPr>
        <w:numPr>
          <w:ilvl w:val="0"/>
          <w:numId w:val="33"/>
        </w:numPr>
        <w:tabs>
          <w:tab w:val="clear" w:pos="1004"/>
          <w:tab w:val="num" w:pos="709"/>
        </w:tabs>
        <w:spacing w:before="60"/>
        <w:ind w:right="284" w:hanging="578"/>
      </w:pPr>
      <w:r w:rsidRPr="00E61122">
        <w:lastRenderedPageBreak/>
        <w:t xml:space="preserve">Vérifier que les circuits </w:t>
      </w:r>
      <w:r w:rsidR="001B6180">
        <w:t xml:space="preserve">(vapeur et huile) </w:t>
      </w:r>
      <w:r w:rsidRPr="00E61122">
        <w:t>sont correctement disposés</w:t>
      </w:r>
    </w:p>
    <w:p w:rsidR="005543CD" w:rsidRPr="00E61122" w:rsidRDefault="005543CD" w:rsidP="003D2C9A">
      <w:pPr>
        <w:numPr>
          <w:ilvl w:val="0"/>
          <w:numId w:val="33"/>
        </w:numPr>
        <w:tabs>
          <w:tab w:val="clear" w:pos="1004"/>
          <w:tab w:val="num" w:pos="709"/>
          <w:tab w:val="left" w:pos="10206"/>
        </w:tabs>
        <w:spacing w:before="60"/>
        <w:ind w:left="709" w:right="284" w:hanging="283"/>
        <w:rPr>
          <w:iCs/>
        </w:rPr>
      </w:pPr>
      <w:r w:rsidRPr="00E61122">
        <w:rPr>
          <w:iCs/>
        </w:rPr>
        <w:t xml:space="preserve">Démarrer l'extracteur de la caisse à huile (NC 309),  une pompe à huile de graissage et une pompe à huile de régulation </w:t>
      </w:r>
    </w:p>
    <w:p w:rsidR="005543CD" w:rsidRPr="00E61122" w:rsidRDefault="005543CD" w:rsidP="003D2C9A">
      <w:pPr>
        <w:spacing w:before="60"/>
        <w:ind w:right="283"/>
        <w:jc w:val="both"/>
        <w:rPr>
          <w:b/>
          <w:bCs/>
          <w:iCs/>
        </w:rPr>
      </w:pPr>
      <w:r w:rsidRPr="00E61122">
        <w:rPr>
          <w:iCs/>
        </w:rPr>
        <w:t>Il faut choisir les pompes qui seront alimentées depuis le tableau aiguillé sur la barre HT  sur laquelle le turboalternateur va débiter</w:t>
      </w:r>
    </w:p>
    <w:p w:rsidR="005543CD" w:rsidRPr="00E61122" w:rsidRDefault="005543CD" w:rsidP="003D2C9A">
      <w:pPr>
        <w:numPr>
          <w:ilvl w:val="0"/>
          <w:numId w:val="33"/>
        </w:numPr>
        <w:tabs>
          <w:tab w:val="clear" w:pos="1004"/>
          <w:tab w:val="num" w:pos="709"/>
        </w:tabs>
        <w:spacing w:before="60"/>
        <w:ind w:left="709" w:right="284" w:hanging="283"/>
        <w:rPr>
          <w:iCs/>
        </w:rPr>
      </w:pPr>
      <w:r w:rsidRPr="00E61122">
        <w:rPr>
          <w:iCs/>
        </w:rPr>
        <w:t>Barre A : graissage NG 319 A   régulation NG 320</w:t>
      </w:r>
    </w:p>
    <w:p w:rsidR="005543CD" w:rsidRDefault="005543CD" w:rsidP="003D2C9A">
      <w:pPr>
        <w:numPr>
          <w:ilvl w:val="0"/>
          <w:numId w:val="33"/>
        </w:numPr>
        <w:tabs>
          <w:tab w:val="clear" w:pos="1004"/>
          <w:tab w:val="num" w:pos="709"/>
        </w:tabs>
        <w:spacing w:before="60"/>
        <w:ind w:left="709" w:right="284" w:hanging="283"/>
        <w:rPr>
          <w:iCs/>
        </w:rPr>
      </w:pPr>
      <w:r>
        <w:rPr>
          <w:iCs/>
        </w:rPr>
        <w:t>Barre B : graissage NG 319      régulation NG 330</w:t>
      </w:r>
    </w:p>
    <w:p w:rsidR="005543CD" w:rsidRPr="00074690" w:rsidRDefault="005543CD" w:rsidP="001D1580">
      <w:pPr>
        <w:pStyle w:val="Corpsdetexte3"/>
        <w:spacing w:before="60"/>
        <w:ind w:right="283"/>
        <w:jc w:val="both"/>
        <w:rPr>
          <w:b/>
          <w:bCs/>
          <w:i/>
          <w:sz w:val="22"/>
          <w:szCs w:val="22"/>
          <w:u w:val="single"/>
        </w:rPr>
      </w:pPr>
      <w:r w:rsidRPr="00074690">
        <w:rPr>
          <w:i/>
          <w:sz w:val="22"/>
          <w:szCs w:val="22"/>
          <w:u w:val="single"/>
        </w:rPr>
        <w:t>Nota </w:t>
      </w:r>
      <w:r w:rsidRPr="00074690">
        <w:rPr>
          <w:i/>
          <w:sz w:val="22"/>
          <w:szCs w:val="22"/>
        </w:rPr>
        <w:t>: il n’y a pas de reprise automatique installée entre les 2 pompes à huile de graissage</w:t>
      </w:r>
    </w:p>
    <w:p w:rsidR="005543CD" w:rsidRDefault="005543CD" w:rsidP="001D1580">
      <w:pPr>
        <w:pStyle w:val="Corpsdetexte3"/>
        <w:spacing w:before="60"/>
        <w:ind w:right="283"/>
        <w:jc w:val="both"/>
        <w:rPr>
          <w:iCs/>
          <w:sz w:val="22"/>
          <w:szCs w:val="22"/>
        </w:rPr>
      </w:pPr>
      <w:r w:rsidRPr="00074690">
        <w:rPr>
          <w:iCs/>
          <w:sz w:val="22"/>
          <w:szCs w:val="22"/>
        </w:rPr>
        <w:t>La NG 112 (courant continu) est une pompe de secours qui se met en route lors de l'arrêt du turbo et des pompes principales de graissage</w:t>
      </w:r>
    </w:p>
    <w:p w:rsidR="00046F20" w:rsidRPr="00074690" w:rsidRDefault="00046F20" w:rsidP="001D1580">
      <w:pPr>
        <w:pStyle w:val="Corpsdetexte3"/>
        <w:spacing w:before="60" w:after="0"/>
        <w:ind w:right="283"/>
        <w:jc w:val="both"/>
        <w:rPr>
          <w:iCs/>
          <w:sz w:val="22"/>
          <w:szCs w:val="22"/>
        </w:rPr>
      </w:pPr>
      <w:r>
        <w:rPr>
          <w:iCs/>
          <w:sz w:val="22"/>
        </w:rPr>
        <w:t>Le commutateur 4 positions doit être en position Marche NG319/NG319A-NC309 arrêt NG112</w:t>
      </w:r>
    </w:p>
    <w:p w:rsidR="00046F20" w:rsidRPr="00046F20" w:rsidRDefault="00046F20" w:rsidP="001D1580">
      <w:pPr>
        <w:numPr>
          <w:ilvl w:val="0"/>
          <w:numId w:val="36"/>
        </w:numPr>
        <w:tabs>
          <w:tab w:val="clear" w:pos="1287"/>
          <w:tab w:val="num" w:pos="851"/>
        </w:tabs>
        <w:spacing w:before="60"/>
        <w:ind w:left="851" w:right="284" w:hanging="284"/>
        <w:jc w:val="both"/>
      </w:pPr>
      <w:r>
        <w:rPr>
          <w:iCs/>
        </w:rPr>
        <w:t>Mise en chauffe de la caisse à huile avec manche à vapeur sous la caisse à huile, avec pompe de graissage et régulation en service si l’</w:t>
      </w:r>
      <w:r w:rsidRPr="00E61122">
        <w:rPr>
          <w:bCs/>
          <w:iCs/>
        </w:rPr>
        <w:t>huile est trop froide &lt; 25°</w:t>
      </w:r>
      <w:r>
        <w:rPr>
          <w:bCs/>
          <w:iCs/>
        </w:rPr>
        <w:t>C. Attention à diriger correctement les lance vapeurs pour ne créer d’atmosphère trop humide pouvant entrainer présence d’eau dans les points neutres des autres TAS en fonctionnement</w:t>
      </w:r>
    </w:p>
    <w:p w:rsidR="00046F20" w:rsidRPr="00046F20" w:rsidRDefault="00046F20" w:rsidP="001D1580">
      <w:pPr>
        <w:numPr>
          <w:ilvl w:val="0"/>
          <w:numId w:val="36"/>
        </w:numPr>
        <w:tabs>
          <w:tab w:val="clear" w:pos="1287"/>
          <w:tab w:val="num" w:pos="851"/>
        </w:tabs>
        <w:spacing w:before="60"/>
        <w:ind w:left="851" w:right="284" w:hanging="284"/>
        <w:jc w:val="both"/>
        <w:rPr>
          <w:iCs/>
        </w:rPr>
      </w:pPr>
      <w:r w:rsidRPr="00E61122">
        <w:rPr>
          <w:iCs/>
        </w:rPr>
        <w:t>Disposer l’eau injectée dans le collecteur des buées (remplace le condenseur). Ouverture modérée de la vanne (3 cm environ)</w:t>
      </w:r>
    </w:p>
    <w:p w:rsidR="005543CD" w:rsidRDefault="005543CD" w:rsidP="001D1580">
      <w:pPr>
        <w:numPr>
          <w:ilvl w:val="0"/>
          <w:numId w:val="36"/>
        </w:numPr>
        <w:tabs>
          <w:tab w:val="clear" w:pos="1287"/>
          <w:tab w:val="num" w:pos="851"/>
        </w:tabs>
        <w:spacing w:before="60"/>
        <w:ind w:left="851" w:right="284" w:hanging="284"/>
        <w:jc w:val="both"/>
      </w:pPr>
      <w:r w:rsidRPr="00E61122">
        <w:t>Vérifier les pressions d'huile amont et aval filtre de graissage (S 311 A ou B) et de régulation (S</w:t>
      </w:r>
      <w:r>
        <w:t xml:space="preserve"> 312 A et B)</w:t>
      </w:r>
    </w:p>
    <w:p w:rsidR="005543CD" w:rsidRPr="00E61122" w:rsidRDefault="005543CD" w:rsidP="001D1580">
      <w:pPr>
        <w:numPr>
          <w:ilvl w:val="0"/>
          <w:numId w:val="35"/>
        </w:numPr>
        <w:tabs>
          <w:tab w:val="clear" w:pos="720"/>
          <w:tab w:val="num" w:pos="851"/>
        </w:tabs>
        <w:spacing w:before="60"/>
        <w:ind w:left="851" w:right="284" w:hanging="284"/>
        <w:jc w:val="both"/>
      </w:pPr>
      <w:r w:rsidRPr="00E61122">
        <w:t xml:space="preserve">Vérifier que l’huile circule bien dans les paliers en observant les </w:t>
      </w:r>
      <w:r w:rsidR="00FE3A4F">
        <w:t>œilletons</w:t>
      </w:r>
      <w:r w:rsidRPr="00E61122">
        <w:t xml:space="preserve"> situés sur la machine</w:t>
      </w:r>
    </w:p>
    <w:p w:rsidR="005543CD" w:rsidRPr="00E61122" w:rsidRDefault="005543CD" w:rsidP="001D1580">
      <w:pPr>
        <w:numPr>
          <w:ilvl w:val="0"/>
          <w:numId w:val="35"/>
        </w:numPr>
        <w:tabs>
          <w:tab w:val="clear" w:pos="720"/>
          <w:tab w:val="num" w:pos="851"/>
        </w:tabs>
        <w:spacing w:before="60"/>
        <w:ind w:left="851" w:right="284" w:hanging="284"/>
        <w:jc w:val="both"/>
      </w:pPr>
      <w:r w:rsidRPr="00E61122">
        <w:t xml:space="preserve">Ouvrir l’eau épurée froide sur les aérothermes </w:t>
      </w:r>
      <w:r w:rsidR="00046F20">
        <w:t>entrée et sortie</w:t>
      </w:r>
      <w:r w:rsidR="00046F20" w:rsidRPr="00E61122">
        <w:t xml:space="preserve"> </w:t>
      </w:r>
      <w:r w:rsidRPr="00E61122">
        <w:t>(E 3</w:t>
      </w:r>
      <w:r w:rsidR="00046F20">
        <w:t xml:space="preserve">03 et E 304) </w:t>
      </w:r>
    </w:p>
    <w:p w:rsidR="005543CD" w:rsidRPr="00E61122" w:rsidRDefault="005543CD" w:rsidP="001D1580">
      <w:pPr>
        <w:numPr>
          <w:ilvl w:val="0"/>
          <w:numId w:val="35"/>
        </w:numPr>
        <w:tabs>
          <w:tab w:val="clear" w:pos="720"/>
          <w:tab w:val="num" w:pos="851"/>
        </w:tabs>
        <w:spacing w:before="60"/>
        <w:ind w:left="851" w:right="284" w:hanging="284"/>
        <w:jc w:val="both"/>
      </w:pPr>
      <w:r w:rsidRPr="00E61122">
        <w:t>Vérifier l’état des arrêts d’urgence Hors système SNCC, hydraulique coté alternateur gauche,           pupitre local et TCC)</w:t>
      </w:r>
    </w:p>
    <w:p w:rsidR="005543CD" w:rsidRPr="00E61122" w:rsidRDefault="005543CD" w:rsidP="001D1580">
      <w:pPr>
        <w:numPr>
          <w:ilvl w:val="0"/>
          <w:numId w:val="35"/>
        </w:numPr>
        <w:tabs>
          <w:tab w:val="clear" w:pos="720"/>
          <w:tab w:val="num" w:pos="851"/>
        </w:tabs>
        <w:spacing w:before="60"/>
        <w:ind w:left="851" w:right="284" w:hanging="284"/>
        <w:jc w:val="both"/>
      </w:pPr>
      <w:r w:rsidRPr="00E61122">
        <w:t xml:space="preserve">Acquitter les alarmes et sécurités sur l'armoire "SARRAT TAS 3" (salle de </w:t>
      </w:r>
      <w:proofErr w:type="spellStart"/>
      <w:r w:rsidRPr="00E61122">
        <w:t>relayage</w:t>
      </w:r>
      <w:proofErr w:type="spellEnd"/>
      <w:r w:rsidRPr="00E61122">
        <w:t>)</w:t>
      </w:r>
    </w:p>
    <w:p w:rsidR="005543CD" w:rsidRPr="00E61122" w:rsidRDefault="005543CD" w:rsidP="001D1580">
      <w:pPr>
        <w:numPr>
          <w:ilvl w:val="0"/>
          <w:numId w:val="35"/>
        </w:numPr>
        <w:tabs>
          <w:tab w:val="clear" w:pos="720"/>
          <w:tab w:val="num" w:pos="851"/>
        </w:tabs>
        <w:spacing w:before="60"/>
        <w:ind w:left="851" w:right="284" w:hanging="284"/>
        <w:jc w:val="both"/>
      </w:pPr>
      <w:r w:rsidRPr="00E61122">
        <w:t>Vérifier que la régulation est bien aiguillée sur « </w:t>
      </w:r>
      <w:proofErr w:type="spellStart"/>
      <w:r w:rsidRPr="00E61122">
        <w:t>tachymétrique</w:t>
      </w:r>
      <w:proofErr w:type="spellEnd"/>
      <w:r w:rsidRPr="00E61122">
        <w:t> »</w:t>
      </w:r>
      <w:r w:rsidR="00767628">
        <w:t xml:space="preserve"> sur vue SNCC</w:t>
      </w:r>
    </w:p>
    <w:p w:rsidR="005543CD" w:rsidRPr="00E61122" w:rsidRDefault="005543CD" w:rsidP="001D1580">
      <w:pPr>
        <w:numPr>
          <w:ilvl w:val="0"/>
          <w:numId w:val="35"/>
        </w:numPr>
        <w:tabs>
          <w:tab w:val="clear" w:pos="720"/>
          <w:tab w:val="num" w:pos="851"/>
        </w:tabs>
        <w:spacing w:before="60"/>
        <w:ind w:left="851" w:right="284" w:hanging="284"/>
        <w:jc w:val="both"/>
      </w:pPr>
      <w:r w:rsidRPr="00E61122">
        <w:t xml:space="preserve">Vérifier que la pression huile de commande </w:t>
      </w:r>
      <w:proofErr w:type="spellStart"/>
      <w:r w:rsidRPr="00E61122">
        <w:t>tachymétrique</w:t>
      </w:r>
      <w:proofErr w:type="spellEnd"/>
      <w:r w:rsidRPr="00E61122">
        <w:t xml:space="preserve"> est bien a zéro sur le pupitre local</w:t>
      </w:r>
    </w:p>
    <w:p w:rsidR="00767628" w:rsidRPr="00767628" w:rsidRDefault="005543CD" w:rsidP="001D1580">
      <w:pPr>
        <w:numPr>
          <w:ilvl w:val="0"/>
          <w:numId w:val="35"/>
        </w:numPr>
        <w:tabs>
          <w:tab w:val="clear" w:pos="720"/>
          <w:tab w:val="num" w:pos="851"/>
        </w:tabs>
        <w:spacing w:before="60"/>
        <w:ind w:left="851" w:right="284" w:hanging="284"/>
        <w:jc w:val="both"/>
      </w:pPr>
      <w:r w:rsidRPr="00E61122">
        <w:t xml:space="preserve">Ouvrir la vanne d’évent </w:t>
      </w:r>
      <w:r w:rsidR="00767628">
        <w:t xml:space="preserve">à partir de sa </w:t>
      </w:r>
      <w:proofErr w:type="spellStart"/>
      <w:r w:rsidR="00767628">
        <w:t>ralonge</w:t>
      </w:r>
      <w:proofErr w:type="spellEnd"/>
      <w:r w:rsidR="00767628" w:rsidRPr="00E61122">
        <w:t xml:space="preserve"> </w:t>
      </w:r>
    </w:p>
    <w:p w:rsidR="005543CD" w:rsidRDefault="005543CD" w:rsidP="001D1580">
      <w:pPr>
        <w:numPr>
          <w:ilvl w:val="0"/>
          <w:numId w:val="35"/>
        </w:numPr>
        <w:tabs>
          <w:tab w:val="clear" w:pos="720"/>
          <w:tab w:val="num" w:pos="851"/>
        </w:tabs>
        <w:spacing w:before="60"/>
        <w:ind w:left="851" w:right="284" w:hanging="284"/>
        <w:jc w:val="both"/>
      </w:pPr>
      <w:r w:rsidRPr="00E61122">
        <w:t>Ouvrir le by-pass de la vanne « </w:t>
      </w:r>
      <w:proofErr w:type="spellStart"/>
      <w:r w:rsidRPr="00E61122">
        <w:t>Rotork</w:t>
      </w:r>
      <w:proofErr w:type="spellEnd"/>
      <w:r w:rsidRPr="00E61122">
        <w:t xml:space="preserve"> » d’admission </w:t>
      </w:r>
      <w:r w:rsidR="00767628">
        <w:t>et ajuster l’ouverture des purges directes</w:t>
      </w:r>
    </w:p>
    <w:p w:rsidR="001F1684" w:rsidRPr="00E61122" w:rsidRDefault="001F1684" w:rsidP="001D1580">
      <w:pPr>
        <w:numPr>
          <w:ilvl w:val="0"/>
          <w:numId w:val="35"/>
        </w:numPr>
        <w:tabs>
          <w:tab w:val="clear" w:pos="720"/>
          <w:tab w:val="num" w:pos="851"/>
        </w:tabs>
        <w:spacing w:before="60" w:after="120"/>
        <w:ind w:left="851" w:right="284" w:hanging="284"/>
        <w:jc w:val="both"/>
      </w:pPr>
      <w:r w:rsidRPr="00E61122">
        <w:t>Virer chacun des mobiles toutes les 10 mn (barre à virer à boule). Elle s’effacera en cas de mise en rotation du rotor</w:t>
      </w:r>
    </w:p>
    <w:p w:rsidR="001F1684" w:rsidRPr="00E15740" w:rsidRDefault="001F1684" w:rsidP="001D1580">
      <w:pPr>
        <w:spacing w:before="60" w:after="120"/>
        <w:ind w:right="284"/>
        <w:jc w:val="both"/>
        <w:rPr>
          <w:i/>
        </w:rPr>
      </w:pPr>
      <w:r w:rsidRPr="00E15740">
        <w:rPr>
          <w:i/>
          <w:u w:val="single"/>
        </w:rPr>
        <w:t>Nota :</w:t>
      </w:r>
      <w:r w:rsidRPr="00E15740">
        <w:rPr>
          <w:i/>
        </w:rPr>
        <w:t xml:space="preserve"> La barre à virer à téton est réservée au virage pour travaux.</w:t>
      </w:r>
    </w:p>
    <w:p w:rsidR="001F1684" w:rsidRDefault="001F1684" w:rsidP="001D1580">
      <w:pPr>
        <w:numPr>
          <w:ilvl w:val="0"/>
          <w:numId w:val="35"/>
        </w:numPr>
        <w:tabs>
          <w:tab w:val="clear" w:pos="720"/>
          <w:tab w:val="num" w:pos="851"/>
        </w:tabs>
        <w:spacing w:before="60"/>
        <w:ind w:left="851" w:right="284" w:hanging="284"/>
        <w:jc w:val="both"/>
      </w:pPr>
      <w:r w:rsidRPr="00E61122">
        <w:t>Suivre la montée en pression ainsi que la qualité de la vapeur aux différentes purges</w:t>
      </w:r>
    </w:p>
    <w:p w:rsidR="00767628" w:rsidRDefault="00767628" w:rsidP="001D1580">
      <w:pPr>
        <w:numPr>
          <w:ilvl w:val="0"/>
          <w:numId w:val="35"/>
        </w:numPr>
        <w:tabs>
          <w:tab w:val="clear" w:pos="720"/>
          <w:tab w:val="num" w:pos="851"/>
        </w:tabs>
        <w:spacing w:before="60"/>
        <w:ind w:left="851" w:right="284" w:hanging="284"/>
        <w:jc w:val="both"/>
      </w:pPr>
      <w:r>
        <w:t xml:space="preserve">Ouvrir la vanne </w:t>
      </w:r>
      <w:proofErr w:type="spellStart"/>
      <w:r>
        <w:t>rotork</w:t>
      </w:r>
      <w:proofErr w:type="spellEnd"/>
      <w:r>
        <w:t xml:space="preserve"> admission (XV350 : temps d’ouverture 80s)</w:t>
      </w:r>
    </w:p>
    <w:p w:rsidR="009A69DC" w:rsidRDefault="009A69DC" w:rsidP="001D1580">
      <w:pPr>
        <w:numPr>
          <w:ilvl w:val="0"/>
          <w:numId w:val="35"/>
        </w:numPr>
        <w:tabs>
          <w:tab w:val="clear" w:pos="720"/>
          <w:tab w:val="num" w:pos="851"/>
        </w:tabs>
        <w:spacing w:before="60"/>
        <w:ind w:left="851" w:right="284" w:hanging="284"/>
        <w:jc w:val="both"/>
      </w:pPr>
      <w:r w:rsidRPr="00E61122">
        <w:t>Quand la pression du collecteur d’admission atteint la pression de 80 bars, que la vapeur aux purges est sèche, que la température à l’admission est de 360° C environ, la machine est prête à démarrer</w:t>
      </w:r>
      <w:r>
        <w:t>, v</w:t>
      </w:r>
      <w:r w:rsidRPr="00E61122">
        <w:t>irer une dernière fois les mobiles</w:t>
      </w:r>
    </w:p>
    <w:p w:rsidR="009A69DC" w:rsidRPr="001F1684" w:rsidRDefault="009A69DC" w:rsidP="001D1580">
      <w:pPr>
        <w:numPr>
          <w:ilvl w:val="0"/>
          <w:numId w:val="35"/>
        </w:numPr>
        <w:tabs>
          <w:tab w:val="clear" w:pos="720"/>
          <w:tab w:val="num" w:pos="851"/>
        </w:tabs>
        <w:spacing w:before="60"/>
        <w:ind w:left="851" w:right="284" w:hanging="284"/>
        <w:jc w:val="both"/>
      </w:pPr>
      <w:r w:rsidRPr="00E61122">
        <w:t xml:space="preserve">Réarmer les électrovannes de sécurité par le bouton poussoir du </w:t>
      </w:r>
      <w:r w:rsidR="001F1684" w:rsidRPr="00E61122">
        <w:t>pupitre</w:t>
      </w:r>
      <w:r w:rsidR="001F1684">
        <w:t xml:space="preserve"> (</w:t>
      </w:r>
      <w:r>
        <w:t>N°11)</w:t>
      </w:r>
      <w:r w:rsidRPr="00E61122">
        <w:t>, le voyant 18 s’éteint.</w:t>
      </w:r>
      <w:r>
        <w:t xml:space="preserve"> Ouverture de la VFR (appui bouton poussoir 13). </w:t>
      </w:r>
      <w:r w:rsidRPr="001F1684">
        <w:t>A partir de ce moment ne plus virer la machine.</w:t>
      </w:r>
    </w:p>
    <w:p w:rsidR="009A69DC" w:rsidRPr="00E61122" w:rsidRDefault="009A69DC" w:rsidP="001D1580">
      <w:pPr>
        <w:numPr>
          <w:ilvl w:val="0"/>
          <w:numId w:val="35"/>
        </w:numPr>
        <w:tabs>
          <w:tab w:val="clear" w:pos="720"/>
          <w:tab w:val="num" w:pos="851"/>
        </w:tabs>
        <w:spacing w:before="60" w:after="120"/>
        <w:ind w:left="851" w:right="284" w:hanging="284"/>
        <w:jc w:val="both"/>
      </w:pPr>
      <w:r w:rsidRPr="00C462BA">
        <w:t>Par la commande + ou – vite (N° 9 annexe 2.1) faire monter la pression d’huile « </w:t>
      </w:r>
      <w:proofErr w:type="spellStart"/>
      <w:r w:rsidRPr="00C462BA">
        <w:t>tachymétrique</w:t>
      </w:r>
      <w:proofErr w:type="spellEnd"/>
      <w:r w:rsidRPr="00C462BA">
        <w:t> » jusqu’à ce que les rotors commencent  à tourner (l'admission vapeur doit être suffisante pour provoquer la rotation des 2 mobiles ensemble)</w:t>
      </w:r>
      <w:r>
        <w:t xml:space="preserve">. </w:t>
      </w:r>
      <w:r w:rsidRPr="00E61122">
        <w:t>S'ils ne démarrent pas simultanément, arrêter la machine et recommencer les opérations de démarrage</w:t>
      </w:r>
      <w:r>
        <w:t>. Ré-acquitter armoire SARRAT et reprendre à partir du réarmement des électrovannes</w:t>
      </w:r>
    </w:p>
    <w:p w:rsidR="005543CD" w:rsidRPr="00E15740" w:rsidRDefault="005543CD" w:rsidP="001D1580">
      <w:pPr>
        <w:spacing w:before="60" w:after="120"/>
        <w:ind w:right="425"/>
      </w:pPr>
      <w:r w:rsidRPr="00E15740">
        <w:rPr>
          <w:bCs/>
          <w:i/>
          <w:u w:val="single"/>
        </w:rPr>
        <w:t>Nota :</w:t>
      </w:r>
      <w:r w:rsidRPr="00E15740">
        <w:rPr>
          <w:bCs/>
          <w:i/>
        </w:rPr>
        <w:t xml:space="preserve"> Le + ou - vite génère une commande directe sur le servomoteur de la barre à soupape</w:t>
      </w:r>
    </w:p>
    <w:p w:rsidR="005543CD" w:rsidRDefault="005543CD" w:rsidP="001D1580">
      <w:pPr>
        <w:numPr>
          <w:ilvl w:val="0"/>
          <w:numId w:val="37"/>
        </w:numPr>
        <w:tabs>
          <w:tab w:val="clear" w:pos="1287"/>
          <w:tab w:val="num" w:pos="851"/>
        </w:tabs>
        <w:spacing w:before="60"/>
        <w:ind w:left="851" w:right="284" w:hanging="284"/>
        <w:jc w:val="both"/>
      </w:pPr>
      <w:r w:rsidRPr="00E61122">
        <w:t>Monter l’allure des deux mobiles dont les vitesses doivent toujours être sensiblement égales</w:t>
      </w:r>
      <w:r w:rsidR="006F12F0">
        <w:t xml:space="preserve"> entre 500 et 1000tr/min, que la vapeur s’évacue bien à l’évent et que la température d’échappement supérieur à 160°C </w:t>
      </w:r>
      <w:r w:rsidR="001F1684">
        <w:t>(à</w:t>
      </w:r>
      <w:r w:rsidR="006F12F0">
        <w:t xml:space="preserve"> ce moment nous sommes toujours ouvert que sur l’évent).</w:t>
      </w:r>
    </w:p>
    <w:p w:rsidR="006F12F0" w:rsidRPr="00E61122" w:rsidRDefault="006F12F0" w:rsidP="001D1580">
      <w:pPr>
        <w:numPr>
          <w:ilvl w:val="0"/>
          <w:numId w:val="37"/>
        </w:numPr>
        <w:tabs>
          <w:tab w:val="clear" w:pos="1287"/>
          <w:tab w:val="num" w:pos="851"/>
        </w:tabs>
        <w:spacing w:before="60"/>
        <w:ind w:left="851" w:right="284" w:hanging="284"/>
        <w:jc w:val="both"/>
      </w:pPr>
      <w:r>
        <w:lastRenderedPageBreak/>
        <w:t xml:space="preserve">Ouvrir la vanne </w:t>
      </w:r>
      <w:proofErr w:type="spellStart"/>
      <w:r>
        <w:t>rotork</w:t>
      </w:r>
      <w:proofErr w:type="spellEnd"/>
      <w:r>
        <w:t xml:space="preserve"> d’échappement (XV351 : en pas à pas à l’aide du bouton arrêt en </w:t>
      </w:r>
      <w:proofErr w:type="spellStart"/>
      <w:r>
        <w:t>focntion</w:t>
      </w:r>
      <w:proofErr w:type="spellEnd"/>
      <w:r>
        <w:t xml:space="preserve"> des purges, temps d’ouverture 180s)</w:t>
      </w:r>
    </w:p>
    <w:p w:rsidR="005543CD" w:rsidRPr="00E61122" w:rsidRDefault="006F12F0" w:rsidP="001D1580">
      <w:pPr>
        <w:numPr>
          <w:ilvl w:val="0"/>
          <w:numId w:val="37"/>
        </w:numPr>
        <w:tabs>
          <w:tab w:val="clear" w:pos="1287"/>
          <w:tab w:val="num" w:pos="851"/>
        </w:tabs>
        <w:spacing w:before="60"/>
        <w:ind w:left="851" w:right="284" w:hanging="284"/>
        <w:jc w:val="both"/>
      </w:pPr>
      <w:r>
        <w:t>A 10</w:t>
      </w:r>
      <w:r w:rsidR="005543CD" w:rsidRPr="00E61122">
        <w:t xml:space="preserve">00 tr/mn le régulateur de « secours » de l’excitation se met automatiquement en service. Les vitesses des mobiles s’égalisent </w:t>
      </w:r>
    </w:p>
    <w:p w:rsidR="005543CD" w:rsidRPr="00E61122" w:rsidRDefault="006F12F0" w:rsidP="001D1580">
      <w:pPr>
        <w:numPr>
          <w:ilvl w:val="0"/>
          <w:numId w:val="37"/>
        </w:numPr>
        <w:tabs>
          <w:tab w:val="clear" w:pos="1287"/>
          <w:tab w:val="num" w:pos="851"/>
        </w:tabs>
        <w:spacing w:before="60"/>
        <w:ind w:left="851" w:right="284" w:hanging="284"/>
        <w:jc w:val="both"/>
      </w:pPr>
      <w:r>
        <w:t>A 26</w:t>
      </w:r>
      <w:r w:rsidR="005543CD" w:rsidRPr="00E61122">
        <w:t>00 tr/mn environ fermer la vanne d’évent en maintenant la vitesse à cette valeur.</w:t>
      </w:r>
    </w:p>
    <w:p w:rsidR="005543CD" w:rsidRPr="00E61122" w:rsidRDefault="005543CD" w:rsidP="001D1580">
      <w:pPr>
        <w:numPr>
          <w:ilvl w:val="0"/>
          <w:numId w:val="37"/>
        </w:numPr>
        <w:tabs>
          <w:tab w:val="clear" w:pos="1287"/>
          <w:tab w:val="num" w:pos="851"/>
        </w:tabs>
        <w:spacing w:before="60"/>
        <w:ind w:left="851" w:right="284" w:hanging="284"/>
        <w:jc w:val="both"/>
      </w:pPr>
      <w:r w:rsidRPr="00E61122">
        <w:t>A 2800 tr/mn basculement automatique sur le régulateur « normal » de l’excitation</w:t>
      </w:r>
      <w:r w:rsidR="006F12F0">
        <w:t xml:space="preserve"> (Voyant N°7)</w:t>
      </w:r>
    </w:p>
    <w:p w:rsidR="006F12F0" w:rsidRPr="00E61122" w:rsidRDefault="005543CD" w:rsidP="001D1580">
      <w:pPr>
        <w:numPr>
          <w:ilvl w:val="0"/>
          <w:numId w:val="37"/>
        </w:numPr>
        <w:tabs>
          <w:tab w:val="clear" w:pos="1287"/>
          <w:tab w:val="num" w:pos="851"/>
        </w:tabs>
        <w:spacing w:before="60"/>
        <w:ind w:left="851" w:right="284" w:hanging="284"/>
        <w:jc w:val="both"/>
      </w:pPr>
      <w:r w:rsidRPr="00E61122">
        <w:t>Monter la vitesse progressivement jusqu’à 3000 tr/mn par le + ou – vite</w:t>
      </w:r>
      <w:r w:rsidR="006F12F0">
        <w:t>. Lorsque les pressions « huile sortie du + ou – vite : consigne vers régulateur de vitesse » (manomètre N°21 annexe 2.1) et « huile sortie du régulateur hydraulique de la machine (manomètre N°22 annexe 2.1) sont égales, passer le commutateur 4 positions (N°2) sur position « automatique »</w:t>
      </w:r>
    </w:p>
    <w:p w:rsidR="00F51112" w:rsidRPr="00F51112" w:rsidRDefault="005543CD" w:rsidP="001D1580">
      <w:pPr>
        <w:spacing w:before="60" w:after="120"/>
        <w:ind w:right="425"/>
        <w:rPr>
          <w:bCs/>
          <w:i/>
        </w:rPr>
      </w:pPr>
      <w:r w:rsidRPr="007743D1">
        <w:rPr>
          <w:bCs/>
          <w:i/>
          <w:u w:val="single"/>
        </w:rPr>
        <w:t>Nota :</w:t>
      </w:r>
      <w:r w:rsidRPr="007743D1">
        <w:rPr>
          <w:bCs/>
          <w:i/>
        </w:rPr>
        <w:t xml:space="preserve"> A partir de ce moment, le régulateur </w:t>
      </w:r>
      <w:proofErr w:type="spellStart"/>
      <w:r w:rsidRPr="007743D1">
        <w:rPr>
          <w:bCs/>
          <w:i/>
        </w:rPr>
        <w:t>tachymétrique</w:t>
      </w:r>
      <w:proofErr w:type="spellEnd"/>
      <w:r w:rsidRPr="007743D1">
        <w:rPr>
          <w:bCs/>
          <w:i/>
        </w:rPr>
        <w:t xml:space="preserve"> est en service. Le +ou- vite génère le point de consigne de vitesse.</w:t>
      </w:r>
    </w:p>
    <w:p w:rsidR="005543CD" w:rsidRDefault="005543CD" w:rsidP="001D1580">
      <w:pPr>
        <w:numPr>
          <w:ilvl w:val="0"/>
          <w:numId w:val="39"/>
        </w:numPr>
        <w:tabs>
          <w:tab w:val="clear" w:pos="1287"/>
          <w:tab w:val="num" w:pos="851"/>
        </w:tabs>
        <w:spacing w:after="120"/>
        <w:ind w:left="851" w:right="284" w:hanging="284"/>
        <w:jc w:val="both"/>
      </w:pPr>
      <w:r w:rsidRPr="00E61122">
        <w:t>Régler la vitesse à 3000 tr/mn</w:t>
      </w:r>
    </w:p>
    <w:p w:rsidR="006F12F0" w:rsidRPr="00E61122" w:rsidRDefault="006F12F0" w:rsidP="001D1580">
      <w:pPr>
        <w:numPr>
          <w:ilvl w:val="0"/>
          <w:numId w:val="39"/>
        </w:numPr>
        <w:tabs>
          <w:tab w:val="clear" w:pos="1287"/>
          <w:tab w:val="num" w:pos="851"/>
        </w:tabs>
        <w:ind w:left="851" w:right="284" w:hanging="284"/>
        <w:jc w:val="both"/>
      </w:pPr>
      <w:r>
        <w:t xml:space="preserve">Soulever la barre vers le haut (barre à coté de la barre à </w:t>
      </w:r>
      <w:proofErr w:type="spellStart"/>
      <w:r>
        <w:t>souape</w:t>
      </w:r>
      <w:proofErr w:type="spellEnd"/>
      <w:r>
        <w:t>). En cas de retour de puissance sur la partie électrique du TAS, la turbine reste en mouvement mais non alimenté en vapeur ; l’ouverture de cette barre permet l’admission de vapeur à partir de la deuxième soupape.</w:t>
      </w:r>
    </w:p>
    <w:p w:rsidR="005543CD" w:rsidRPr="00E61122" w:rsidRDefault="005543CD" w:rsidP="001D1580">
      <w:pPr>
        <w:numPr>
          <w:ilvl w:val="0"/>
          <w:numId w:val="39"/>
        </w:numPr>
        <w:tabs>
          <w:tab w:val="clear" w:pos="1287"/>
          <w:tab w:val="num" w:pos="851"/>
        </w:tabs>
        <w:spacing w:before="60"/>
        <w:ind w:left="851" w:right="284" w:hanging="284"/>
        <w:jc w:val="both"/>
      </w:pPr>
      <w:r w:rsidRPr="00E61122">
        <w:t>Lancer le couplage par le synchro-coupleur</w:t>
      </w:r>
      <w:r w:rsidR="006F12F0">
        <w:t xml:space="preserve">. </w:t>
      </w:r>
      <w:r w:rsidRPr="00E61122">
        <w:t xml:space="preserve">Dés que le turboalternateur est couplé, régler sa charge à environ 1 </w:t>
      </w:r>
      <w:proofErr w:type="spellStart"/>
      <w:r w:rsidRPr="00E61122">
        <w:t>Mw</w:t>
      </w:r>
      <w:proofErr w:type="spellEnd"/>
      <w:r w:rsidRPr="00E61122">
        <w:t xml:space="preserve"> pour éviter un déclenchement par retour de puissance</w:t>
      </w:r>
    </w:p>
    <w:p w:rsidR="005543CD" w:rsidRPr="00E61122" w:rsidRDefault="005543CD" w:rsidP="001D1580">
      <w:pPr>
        <w:spacing w:before="60"/>
        <w:ind w:right="283"/>
        <w:jc w:val="both"/>
      </w:pPr>
    </w:p>
    <w:p w:rsidR="005543CD" w:rsidRPr="00E61122" w:rsidRDefault="005543CD" w:rsidP="001D1580">
      <w:pPr>
        <w:spacing w:before="60"/>
        <w:ind w:right="283"/>
        <w:jc w:val="both"/>
      </w:pPr>
      <w:r w:rsidRPr="00E61122">
        <w:t xml:space="preserve">Dans le cas général, sauf consigne particulière, </w:t>
      </w:r>
      <w:r w:rsidRPr="00E61122">
        <w:rPr>
          <w:iCs/>
        </w:rPr>
        <w:t xml:space="preserve">mettre </w:t>
      </w:r>
      <w:r w:rsidRPr="00E61122">
        <w:t>le turboalternateur en « régulation manométrique </w:t>
      </w:r>
      <w:r w:rsidR="001F1684" w:rsidRPr="00E61122">
        <w:t>».</w:t>
      </w:r>
    </w:p>
    <w:p w:rsidR="005543CD" w:rsidRPr="00E61122" w:rsidRDefault="005543CD" w:rsidP="001D1580">
      <w:pPr>
        <w:numPr>
          <w:ilvl w:val="0"/>
          <w:numId w:val="32"/>
        </w:numPr>
        <w:tabs>
          <w:tab w:val="clear" w:pos="1287"/>
          <w:tab w:val="num" w:pos="851"/>
        </w:tabs>
        <w:spacing w:before="60"/>
        <w:ind w:left="851" w:right="284" w:hanging="284"/>
        <w:jc w:val="both"/>
      </w:pPr>
      <w:r w:rsidRPr="00E61122">
        <w:t>Fermer le by-pass de la vanne d’admission</w:t>
      </w:r>
    </w:p>
    <w:p w:rsidR="005543CD" w:rsidRPr="00E61122" w:rsidRDefault="005543CD" w:rsidP="001D1580">
      <w:pPr>
        <w:numPr>
          <w:ilvl w:val="0"/>
          <w:numId w:val="32"/>
        </w:numPr>
        <w:tabs>
          <w:tab w:val="clear" w:pos="1287"/>
          <w:tab w:val="num" w:pos="851"/>
        </w:tabs>
        <w:spacing w:before="60"/>
        <w:ind w:left="851" w:right="284" w:hanging="284"/>
        <w:jc w:val="both"/>
      </w:pPr>
      <w:r w:rsidRPr="00E61122">
        <w:t>Fermer toutes les purges directes</w:t>
      </w:r>
    </w:p>
    <w:p w:rsidR="005543CD" w:rsidRPr="00E61122" w:rsidRDefault="005543CD" w:rsidP="001D1580">
      <w:pPr>
        <w:numPr>
          <w:ilvl w:val="0"/>
          <w:numId w:val="32"/>
        </w:numPr>
        <w:tabs>
          <w:tab w:val="clear" w:pos="1287"/>
          <w:tab w:val="num" w:pos="851"/>
        </w:tabs>
        <w:spacing w:before="60"/>
        <w:ind w:left="851" w:right="284" w:hanging="284"/>
        <w:jc w:val="both"/>
      </w:pPr>
      <w:r w:rsidRPr="00E61122">
        <w:t xml:space="preserve">Disposer </w:t>
      </w:r>
      <w:r w:rsidR="001F1684">
        <w:t>l’eau d’un réfrigérant d’huile</w:t>
      </w:r>
      <w:r w:rsidR="006F12F0">
        <w:t xml:space="preserve"> </w:t>
      </w:r>
      <w:r w:rsidRPr="00E61122">
        <w:t>second si nécessaire</w:t>
      </w:r>
    </w:p>
    <w:p w:rsidR="005543CD" w:rsidRDefault="003B6A60" w:rsidP="003B6A60">
      <w:pPr>
        <w:pStyle w:val="Titre1"/>
      </w:pPr>
      <w:bookmarkStart w:id="25" w:name="_Toc451942623"/>
      <w:r>
        <w:t>ARRET DU TAS</w:t>
      </w:r>
      <w:bookmarkEnd w:id="25"/>
    </w:p>
    <w:p w:rsidR="003B6A60" w:rsidRDefault="003B6A60" w:rsidP="007B3A17">
      <w:pPr>
        <w:numPr>
          <w:ilvl w:val="0"/>
          <w:numId w:val="41"/>
        </w:numPr>
        <w:tabs>
          <w:tab w:val="clear" w:pos="1004"/>
          <w:tab w:val="num" w:pos="851"/>
        </w:tabs>
        <w:spacing w:before="120"/>
        <w:ind w:left="851" w:right="284" w:hanging="284"/>
        <w:jc w:val="both"/>
      </w:pPr>
      <w:r>
        <w:t>S'il y a urgence</w:t>
      </w:r>
      <w:r w:rsidR="001F1684">
        <w:t>,</w:t>
      </w:r>
      <w:r>
        <w:t xml:space="preserve"> </w:t>
      </w:r>
      <w:proofErr w:type="gramStart"/>
      <w:r w:rsidR="009C7A1D">
        <w:t>appuyer</w:t>
      </w:r>
      <w:proofErr w:type="gramEnd"/>
      <w:r>
        <w:t xml:space="preserve"> sur un des 3 boutons d'arrêt d’urgence.</w:t>
      </w:r>
    </w:p>
    <w:p w:rsidR="003B6A60" w:rsidRDefault="003B6A60" w:rsidP="001D1580">
      <w:pPr>
        <w:spacing w:before="60"/>
        <w:ind w:right="284"/>
        <w:jc w:val="both"/>
        <w:rPr>
          <w:b/>
          <w:bCs/>
        </w:rPr>
      </w:pPr>
      <w:r>
        <w:rPr>
          <w:b/>
          <w:bCs/>
          <w:u w:val="single"/>
        </w:rPr>
        <w:t>Dans le cas contraire</w:t>
      </w:r>
    </w:p>
    <w:p w:rsidR="003B6A60" w:rsidRDefault="003B6A60" w:rsidP="001D1580">
      <w:pPr>
        <w:numPr>
          <w:ilvl w:val="0"/>
          <w:numId w:val="41"/>
        </w:numPr>
        <w:tabs>
          <w:tab w:val="clear" w:pos="1004"/>
          <w:tab w:val="num" w:pos="851"/>
        </w:tabs>
        <w:spacing w:before="60"/>
        <w:ind w:left="851" w:right="284" w:hanging="284"/>
        <w:jc w:val="both"/>
      </w:pPr>
      <w:r>
        <w:t xml:space="preserve">Baisser la charge à environ 1 </w:t>
      </w:r>
      <w:proofErr w:type="gramStart"/>
      <w:r>
        <w:t>MW ,</w:t>
      </w:r>
      <w:proofErr w:type="gramEnd"/>
      <w:r>
        <w:t xml:space="preserve"> soit en "</w:t>
      </w:r>
      <w:proofErr w:type="spellStart"/>
      <w:r>
        <w:t>mano</w:t>
      </w:r>
      <w:proofErr w:type="spellEnd"/>
      <w:r>
        <w:t xml:space="preserve">" soit en </w:t>
      </w:r>
      <w:proofErr w:type="spellStart"/>
      <w:r>
        <w:t>tachy</w:t>
      </w:r>
      <w:proofErr w:type="spellEnd"/>
      <w:r>
        <w:t>"</w:t>
      </w:r>
    </w:p>
    <w:p w:rsidR="003B6A60" w:rsidRDefault="003B6A60" w:rsidP="001D1580">
      <w:pPr>
        <w:numPr>
          <w:ilvl w:val="0"/>
          <w:numId w:val="41"/>
        </w:numPr>
        <w:tabs>
          <w:tab w:val="clear" w:pos="1004"/>
          <w:tab w:val="num" w:pos="851"/>
        </w:tabs>
        <w:spacing w:before="60"/>
        <w:ind w:left="851" w:right="284" w:hanging="284"/>
        <w:jc w:val="both"/>
      </w:pPr>
      <w:r>
        <w:t>S'il n'y a pas d'urgence, choisir une sécurité et provoquer l'arrêt du TAS.</w:t>
      </w:r>
    </w:p>
    <w:p w:rsidR="003B6A60" w:rsidRDefault="003B6A60" w:rsidP="001D1580">
      <w:pPr>
        <w:numPr>
          <w:ilvl w:val="0"/>
          <w:numId w:val="41"/>
        </w:numPr>
        <w:tabs>
          <w:tab w:val="clear" w:pos="1004"/>
          <w:tab w:val="num" w:pos="851"/>
        </w:tabs>
        <w:spacing w:before="60"/>
        <w:ind w:left="851" w:right="284" w:hanging="284"/>
        <w:jc w:val="both"/>
      </w:pPr>
      <w:r>
        <w:t>La régulation bascule automatiquement en régulation "</w:t>
      </w:r>
      <w:proofErr w:type="spellStart"/>
      <w:r>
        <w:t>tachy</w:t>
      </w:r>
      <w:proofErr w:type="spellEnd"/>
      <w:r>
        <w:t>" si elle n'y est pas.</w:t>
      </w:r>
    </w:p>
    <w:p w:rsidR="003B6A60" w:rsidRDefault="003B6A60" w:rsidP="001D1580">
      <w:pPr>
        <w:numPr>
          <w:ilvl w:val="0"/>
          <w:numId w:val="41"/>
        </w:numPr>
        <w:tabs>
          <w:tab w:val="clear" w:pos="1004"/>
          <w:tab w:val="num" w:pos="851"/>
        </w:tabs>
        <w:spacing w:before="60"/>
        <w:ind w:left="851" w:right="284" w:hanging="284"/>
        <w:jc w:val="both"/>
      </w:pPr>
      <w:r>
        <w:t>Fermer la vanne "</w:t>
      </w:r>
      <w:proofErr w:type="spellStart"/>
      <w:r>
        <w:t>Rotork</w:t>
      </w:r>
      <w:proofErr w:type="spellEnd"/>
      <w:r>
        <w:t>" (XV 350) d'admission.</w:t>
      </w:r>
    </w:p>
    <w:p w:rsidR="003B6A60" w:rsidRDefault="003B6A60" w:rsidP="001D1580">
      <w:pPr>
        <w:numPr>
          <w:ilvl w:val="0"/>
          <w:numId w:val="41"/>
        </w:numPr>
        <w:tabs>
          <w:tab w:val="clear" w:pos="1004"/>
          <w:tab w:val="num" w:pos="851"/>
        </w:tabs>
        <w:spacing w:before="60"/>
        <w:ind w:left="851" w:right="284" w:hanging="284"/>
        <w:jc w:val="both"/>
      </w:pPr>
      <w:r>
        <w:t>Pendant une heure virer les mobiles toutes les 10 mn</w:t>
      </w:r>
    </w:p>
    <w:p w:rsidR="003B6A60" w:rsidRDefault="003B6A60" w:rsidP="001D1580">
      <w:pPr>
        <w:numPr>
          <w:ilvl w:val="0"/>
          <w:numId w:val="41"/>
        </w:numPr>
        <w:tabs>
          <w:tab w:val="clear" w:pos="1004"/>
          <w:tab w:val="num" w:pos="851"/>
        </w:tabs>
        <w:spacing w:before="60"/>
        <w:ind w:left="851" w:right="284" w:hanging="284"/>
        <w:jc w:val="both"/>
      </w:pPr>
      <w:r>
        <w:t>Ouvrir les diverses purges d'eau sur les circuits de vapeur</w:t>
      </w:r>
    </w:p>
    <w:p w:rsidR="003B6A60" w:rsidRDefault="003B6A60" w:rsidP="003B6A60">
      <w:pPr>
        <w:spacing w:before="120"/>
        <w:ind w:right="284"/>
        <w:jc w:val="both"/>
      </w:pPr>
      <w:r>
        <w:t xml:space="preserve"> </w:t>
      </w:r>
    </w:p>
    <w:p w:rsidR="003B6A60" w:rsidRDefault="003B6A60" w:rsidP="007B3A17">
      <w:pPr>
        <w:spacing w:before="120"/>
        <w:ind w:right="284"/>
        <w:jc w:val="both"/>
      </w:pPr>
      <w:r>
        <w:t>Si après avoir effectué les actions d’arrêt du TAS 3 (BP, sécurité) et si celui-ci continu à tourner, vérifier l’ouverture du DJ 15. Si le DJ est fermé, le TAS 3 tourne en moteur, ouvrir le DJ 15 KV (SNCC, TCC : cellule SBG).</w:t>
      </w:r>
    </w:p>
    <w:p w:rsidR="007B3A17" w:rsidRDefault="003B6A60" w:rsidP="007B3A17">
      <w:pPr>
        <w:spacing w:before="120"/>
        <w:ind w:right="284"/>
        <w:jc w:val="both"/>
        <w:rPr>
          <w:rFonts w:ascii="Comic Sans MS" w:hAnsi="Comic Sans MS"/>
        </w:rPr>
      </w:pPr>
      <w:r>
        <w:t>On peut aussi penser qu’une commande n’a pas fonctionné donc ouvrir localement le DJ (cellule SBG).</w:t>
      </w:r>
    </w:p>
    <w:p w:rsidR="003B6A60" w:rsidRPr="00E61122" w:rsidRDefault="003B6A60" w:rsidP="007B3A17">
      <w:pPr>
        <w:spacing w:before="120"/>
        <w:ind w:right="283"/>
        <w:jc w:val="both"/>
      </w:pPr>
      <w:r w:rsidRPr="00E61122">
        <w:t>Compléter les isolements en fonction de la durée prévue de l'arrêt</w:t>
      </w:r>
    </w:p>
    <w:p w:rsidR="003B6A60" w:rsidRPr="00E61122" w:rsidRDefault="003B6A60" w:rsidP="007B3A17">
      <w:pPr>
        <w:ind w:right="283"/>
        <w:jc w:val="both"/>
      </w:pPr>
      <w:r w:rsidRPr="00E61122">
        <w:t xml:space="preserve"> </w:t>
      </w:r>
    </w:p>
    <w:p w:rsidR="003B6A60" w:rsidRDefault="003B6A60" w:rsidP="007B3A17">
      <w:pPr>
        <w:rPr>
          <w:b/>
          <w:iCs/>
        </w:rPr>
      </w:pPr>
      <w:r w:rsidRPr="00E61122">
        <w:rPr>
          <w:b/>
          <w:iCs/>
          <w:u w:val="single"/>
        </w:rPr>
        <w:t>Remarques :</w:t>
      </w:r>
      <w:r w:rsidRPr="00E61122">
        <w:rPr>
          <w:b/>
          <w:iCs/>
        </w:rPr>
        <w:t xml:space="preserve"> Les pompes à huile de graissage ne devront être arrêtées que 4 heures après l’arrêt de la  vapeur (risque de détériorations des paliers) et si l’on a constaté la baisse de la température d’admission (fuite possible de la vanne </w:t>
      </w:r>
      <w:proofErr w:type="spellStart"/>
      <w:r w:rsidRPr="00E61122">
        <w:rPr>
          <w:b/>
          <w:iCs/>
        </w:rPr>
        <w:t>Rotork</w:t>
      </w:r>
      <w:proofErr w:type="spellEnd"/>
      <w:r w:rsidRPr="00E61122">
        <w:rPr>
          <w:b/>
          <w:iCs/>
        </w:rPr>
        <w:t xml:space="preserve"> d’admission)</w:t>
      </w:r>
    </w:p>
    <w:p w:rsidR="006F12F0" w:rsidRDefault="006F12F0" w:rsidP="003B6A60">
      <w:pPr>
        <w:ind w:left="567"/>
        <w:rPr>
          <w:b/>
          <w:iCs/>
        </w:rPr>
      </w:pPr>
    </w:p>
    <w:p w:rsidR="006F12F0" w:rsidRDefault="006F12F0" w:rsidP="003B6A60">
      <w:pPr>
        <w:ind w:left="567"/>
        <w:rPr>
          <w:b/>
          <w:iCs/>
        </w:rPr>
      </w:pPr>
    </w:p>
    <w:p w:rsidR="007B3A17" w:rsidRDefault="007B3A17" w:rsidP="003B6A60">
      <w:pPr>
        <w:ind w:left="567"/>
        <w:rPr>
          <w:b/>
          <w:iCs/>
        </w:rPr>
      </w:pPr>
    </w:p>
    <w:p w:rsidR="007B3A17" w:rsidRDefault="007B3A17" w:rsidP="003B6A60">
      <w:pPr>
        <w:ind w:left="567"/>
        <w:rPr>
          <w:b/>
          <w:iCs/>
        </w:rPr>
      </w:pPr>
    </w:p>
    <w:p w:rsidR="00830A0A" w:rsidRDefault="00830A0A" w:rsidP="001D1580">
      <w:pPr>
        <w:rPr>
          <w:b/>
          <w:iCs/>
        </w:rPr>
      </w:pPr>
    </w:p>
    <w:p w:rsidR="007B3A17" w:rsidRPr="007B3A17" w:rsidRDefault="003B6A60" w:rsidP="007B3A17">
      <w:pPr>
        <w:pStyle w:val="Titre1"/>
      </w:pPr>
      <w:bookmarkStart w:id="26" w:name="_Toc451942624"/>
      <w:r>
        <w:lastRenderedPageBreak/>
        <w:t>Mise à disposition du TAS 3</w:t>
      </w:r>
      <w:r w:rsidRPr="001D11DD">
        <w:t xml:space="preserve"> pour travaux d’ordre électrique ou mécanique</w:t>
      </w:r>
      <w:bookmarkEnd w:id="26"/>
    </w:p>
    <w:p w:rsidR="003B6A60" w:rsidRPr="007E4FFB" w:rsidRDefault="003B6A60" w:rsidP="007B3A17">
      <w:pPr>
        <w:ind w:right="260"/>
        <w:rPr>
          <w:bCs/>
          <w:iCs/>
        </w:rPr>
      </w:pPr>
      <w:r w:rsidRPr="007E4FFB">
        <w:rPr>
          <w:bCs/>
          <w:iCs/>
        </w:rPr>
        <w:t>La mise à disposition de la machine pour travaux d’ordre électrique et/ou mécanique passe obligatoirement par les étapes ci-après :</w:t>
      </w:r>
    </w:p>
    <w:p w:rsidR="003B6A60" w:rsidRPr="007E4FFB" w:rsidRDefault="003B6A60" w:rsidP="001D1580">
      <w:pPr>
        <w:numPr>
          <w:ilvl w:val="0"/>
          <w:numId w:val="42"/>
        </w:numPr>
        <w:tabs>
          <w:tab w:val="clear" w:pos="1571"/>
        </w:tabs>
        <w:spacing w:before="60"/>
        <w:ind w:left="851" w:right="260" w:hanging="284"/>
        <w:rPr>
          <w:bCs/>
          <w:iCs/>
        </w:rPr>
      </w:pPr>
      <w:r w:rsidRPr="007E4FFB">
        <w:rPr>
          <w:bCs/>
          <w:iCs/>
        </w:rPr>
        <w:t>Condamnation des vannes vapeur XV</w:t>
      </w:r>
      <w:r>
        <w:rPr>
          <w:bCs/>
          <w:iCs/>
        </w:rPr>
        <w:t>3</w:t>
      </w:r>
      <w:r w:rsidRPr="007E4FFB">
        <w:rPr>
          <w:bCs/>
          <w:iCs/>
        </w:rPr>
        <w:t>50 et VX</w:t>
      </w:r>
      <w:r>
        <w:rPr>
          <w:bCs/>
          <w:iCs/>
        </w:rPr>
        <w:t>3</w:t>
      </w:r>
      <w:r w:rsidRPr="007E4FFB">
        <w:rPr>
          <w:bCs/>
          <w:iCs/>
        </w:rPr>
        <w:t>50B (by-pass) à l’admission de la turbine.</w:t>
      </w:r>
    </w:p>
    <w:p w:rsidR="003B6A60" w:rsidRPr="007E4FFB" w:rsidRDefault="003B6A60" w:rsidP="001D1580">
      <w:pPr>
        <w:numPr>
          <w:ilvl w:val="0"/>
          <w:numId w:val="42"/>
        </w:numPr>
        <w:tabs>
          <w:tab w:val="clear" w:pos="1571"/>
        </w:tabs>
        <w:spacing w:before="60"/>
        <w:ind w:left="851" w:right="260" w:hanging="284"/>
        <w:rPr>
          <w:bCs/>
          <w:iCs/>
        </w:rPr>
      </w:pPr>
      <w:r w:rsidRPr="007E4FFB">
        <w:rPr>
          <w:bCs/>
          <w:iCs/>
        </w:rPr>
        <w:t>Consignation de la cellule 15 kV S</w:t>
      </w:r>
      <w:r>
        <w:rPr>
          <w:bCs/>
          <w:iCs/>
        </w:rPr>
        <w:t>BG</w:t>
      </w:r>
      <w:r w:rsidRPr="007E4FFB">
        <w:rPr>
          <w:bCs/>
          <w:iCs/>
        </w:rPr>
        <w:t xml:space="preserve"> TAS </w:t>
      </w:r>
      <w:r>
        <w:rPr>
          <w:bCs/>
          <w:iCs/>
        </w:rPr>
        <w:t>3</w:t>
      </w:r>
      <w:r w:rsidRPr="007E4FFB">
        <w:rPr>
          <w:bCs/>
          <w:iCs/>
        </w:rPr>
        <w:t xml:space="preserve"> avec mise à la terre (MALT) côté machine.</w:t>
      </w:r>
    </w:p>
    <w:p w:rsidR="003B6A60" w:rsidRPr="007E4FFB" w:rsidRDefault="003B6A60" w:rsidP="001D1580">
      <w:pPr>
        <w:numPr>
          <w:ilvl w:val="0"/>
          <w:numId w:val="42"/>
        </w:numPr>
        <w:tabs>
          <w:tab w:val="clear" w:pos="1571"/>
        </w:tabs>
        <w:spacing w:before="60"/>
        <w:ind w:left="851" w:right="260" w:hanging="284"/>
        <w:rPr>
          <w:bCs/>
          <w:iCs/>
        </w:rPr>
      </w:pPr>
      <w:r w:rsidRPr="007E4FFB">
        <w:rPr>
          <w:bCs/>
          <w:iCs/>
        </w:rPr>
        <w:t xml:space="preserve">Consignation de l’inter-sectionneur d’excitation </w:t>
      </w:r>
      <w:r w:rsidRPr="00083831">
        <w:rPr>
          <w:bCs/>
          <w:iCs/>
        </w:rPr>
        <w:t>Q23-</w:t>
      </w:r>
      <w:r>
        <w:rPr>
          <w:bCs/>
          <w:iCs/>
        </w:rPr>
        <w:t>11</w:t>
      </w:r>
      <w:r w:rsidRPr="00083831">
        <w:rPr>
          <w:bCs/>
          <w:iCs/>
        </w:rPr>
        <w:t xml:space="preserve"> dans </w:t>
      </w:r>
      <w:r>
        <w:rPr>
          <w:bCs/>
          <w:iCs/>
        </w:rPr>
        <w:t>l’armoire SARAT TAS 3</w:t>
      </w:r>
      <w:r w:rsidRPr="007E4FFB">
        <w:rPr>
          <w:bCs/>
          <w:iCs/>
        </w:rPr>
        <w:t>.</w:t>
      </w:r>
    </w:p>
    <w:p w:rsidR="003B6A60" w:rsidRPr="007E4FFB" w:rsidRDefault="003B6A60" w:rsidP="007B3A17">
      <w:pPr>
        <w:ind w:left="851" w:right="260"/>
        <w:rPr>
          <w:bCs/>
          <w:iCs/>
        </w:rPr>
      </w:pPr>
    </w:p>
    <w:p w:rsidR="003B6A60" w:rsidRPr="007E4FFB" w:rsidRDefault="003B6A60" w:rsidP="007B3A17">
      <w:pPr>
        <w:ind w:right="260"/>
        <w:rPr>
          <w:bCs/>
          <w:iCs/>
        </w:rPr>
      </w:pPr>
      <w:r w:rsidRPr="007E4FFB">
        <w:rPr>
          <w:bCs/>
          <w:iCs/>
        </w:rPr>
        <w:t>Ces 3 étapes permettront de garantir un zéro énergie tant mécanique qu’électrique sur la machine.</w:t>
      </w:r>
    </w:p>
    <w:p w:rsidR="003B6A60" w:rsidRPr="007E4FFB" w:rsidRDefault="003B6A60" w:rsidP="007B3A17">
      <w:pPr>
        <w:ind w:right="260"/>
        <w:rPr>
          <w:bCs/>
          <w:iCs/>
        </w:rPr>
      </w:pPr>
    </w:p>
    <w:p w:rsidR="003B6A60" w:rsidRPr="007E4FFB" w:rsidRDefault="003B6A60" w:rsidP="007B3A17">
      <w:pPr>
        <w:ind w:right="260"/>
        <w:rPr>
          <w:bCs/>
          <w:iCs/>
        </w:rPr>
      </w:pPr>
      <w:r w:rsidRPr="007E4FFB">
        <w:rPr>
          <w:bCs/>
          <w:iCs/>
        </w:rPr>
        <w:t xml:space="preserve">Ces opérations doivent être formalisées par la rédaction d’un permis de travail électrique (PTE) auquel seront rattachés les bons de condamnation des vannes vapeur (exemplaires bénéficiaires verts </w:t>
      </w:r>
      <w:r w:rsidRPr="007E4FFB">
        <w:rPr>
          <w:bCs/>
          <w:iCs/>
        </w:rPr>
        <w:sym w:font="Wingdings" w:char="F0E0"/>
      </w:r>
      <w:r w:rsidRPr="007E4FFB">
        <w:rPr>
          <w:bCs/>
          <w:iCs/>
        </w:rPr>
        <w:t xml:space="preserve"> annexés au PTE / exemplaires jaunes </w:t>
      </w:r>
      <w:r w:rsidRPr="007E4FFB">
        <w:rPr>
          <w:bCs/>
          <w:iCs/>
        </w:rPr>
        <w:sym w:font="Wingdings" w:char="F0E0"/>
      </w:r>
      <w:r w:rsidRPr="007E4FFB">
        <w:rPr>
          <w:bCs/>
          <w:iCs/>
        </w:rPr>
        <w:t xml:space="preserve"> sur tiroirs vannes / exemplaires roses </w:t>
      </w:r>
      <w:r w:rsidRPr="007E4FFB">
        <w:rPr>
          <w:bCs/>
          <w:iCs/>
        </w:rPr>
        <w:sym w:font="Wingdings" w:char="F0E0"/>
      </w:r>
      <w:r w:rsidRPr="007E4FFB">
        <w:rPr>
          <w:bCs/>
          <w:iCs/>
        </w:rPr>
        <w:t xml:space="preserve"> classeur fabrication).</w:t>
      </w:r>
    </w:p>
    <w:p w:rsidR="003B6A60" w:rsidRPr="007E4FFB" w:rsidRDefault="003B6A60" w:rsidP="007B3A17">
      <w:pPr>
        <w:ind w:right="260"/>
        <w:rPr>
          <w:bCs/>
          <w:iCs/>
        </w:rPr>
      </w:pPr>
    </w:p>
    <w:p w:rsidR="003B6A60" w:rsidRDefault="003B6A60" w:rsidP="007B3A17">
      <w:pPr>
        <w:ind w:right="260"/>
        <w:rPr>
          <w:bCs/>
          <w:iCs/>
        </w:rPr>
      </w:pPr>
      <w:r>
        <w:rPr>
          <w:bCs/>
          <w:iCs/>
        </w:rPr>
        <w:t>Le PTE sera enregistré dans le registre de consignation en cours.</w:t>
      </w:r>
    </w:p>
    <w:p w:rsidR="007B3A17" w:rsidRDefault="007B3A17" w:rsidP="007B3A17">
      <w:pPr>
        <w:ind w:right="260"/>
        <w:rPr>
          <w:bCs/>
          <w:iCs/>
        </w:rPr>
      </w:pPr>
    </w:p>
    <w:p w:rsidR="003B6A60" w:rsidRDefault="003B6A60" w:rsidP="007B3A17">
      <w:pPr>
        <w:ind w:right="260"/>
        <w:rPr>
          <w:bCs/>
          <w:iCs/>
        </w:rPr>
      </w:pPr>
      <w:r>
        <w:rPr>
          <w:bCs/>
          <w:iCs/>
        </w:rPr>
        <w:t xml:space="preserve">Les travaux d’ordre mécanique nécessiteront la rédaction de PT dédiés auxquels seront rattachés des bons de condamnation émis par le service RDE attestant de la condamnation globale machine. Les bons de condamnation devront faire référence au numéro du PTE (exemplaires bénéficiaires verts </w:t>
      </w:r>
      <w:r w:rsidRPr="00E37A2B">
        <w:rPr>
          <w:bCs/>
          <w:iCs/>
        </w:rPr>
        <w:sym w:font="Wingdings" w:char="F0E0"/>
      </w:r>
      <w:r>
        <w:rPr>
          <w:bCs/>
          <w:iCs/>
        </w:rPr>
        <w:t xml:space="preserve"> annexés aux PT / exemplaires jaunes </w:t>
      </w:r>
      <w:r w:rsidRPr="00E37A2B">
        <w:rPr>
          <w:bCs/>
          <w:iCs/>
        </w:rPr>
        <w:sym w:font="Wingdings" w:char="F0E0"/>
      </w:r>
      <w:r>
        <w:rPr>
          <w:bCs/>
          <w:iCs/>
        </w:rPr>
        <w:t xml:space="preserve"> annexés au registre de consignation électrique / exemplaires roses </w:t>
      </w:r>
      <w:r w:rsidRPr="0009655A">
        <w:rPr>
          <w:bCs/>
          <w:iCs/>
        </w:rPr>
        <w:sym w:font="Wingdings" w:char="F0E0"/>
      </w:r>
      <w:r>
        <w:rPr>
          <w:bCs/>
          <w:iCs/>
        </w:rPr>
        <w:t xml:space="preserve"> classeur fabrication).</w:t>
      </w:r>
    </w:p>
    <w:p w:rsidR="003B6A60" w:rsidRDefault="003B6A60" w:rsidP="007B3A17">
      <w:pPr>
        <w:ind w:right="260"/>
        <w:rPr>
          <w:bCs/>
          <w:iCs/>
        </w:rPr>
      </w:pPr>
    </w:p>
    <w:p w:rsidR="003B6A60" w:rsidRDefault="003B6A60" w:rsidP="007B3A17">
      <w:pPr>
        <w:ind w:right="260"/>
        <w:rPr>
          <w:bCs/>
          <w:iCs/>
        </w:rPr>
      </w:pPr>
      <w:r>
        <w:rPr>
          <w:bCs/>
          <w:iCs/>
        </w:rPr>
        <w:t>En l’absence de travaux électrique le PTE sera émis par le service RDE, pour son propre compte, sur demande de condamnation mécanique par l’exploitant et/ou la maintenance.</w:t>
      </w:r>
    </w:p>
    <w:p w:rsidR="002D5BDA" w:rsidRDefault="002D5BDA" w:rsidP="007B3A17">
      <w:pPr>
        <w:ind w:right="260"/>
        <w:rPr>
          <w:bCs/>
          <w:iCs/>
        </w:rPr>
      </w:pPr>
    </w:p>
    <w:p w:rsidR="002D5BDA" w:rsidRDefault="002D5BDA" w:rsidP="002D5BDA">
      <w:pPr>
        <w:pStyle w:val="Titre1"/>
        <w:spacing w:before="60"/>
      </w:pPr>
      <w:bookmarkStart w:id="27" w:name="_Toc451942625"/>
      <w:r>
        <w:t>ANNEXE 1 : PERMUTATION DES POMPES A HUILE</w:t>
      </w:r>
      <w:bookmarkEnd w:id="27"/>
    </w:p>
    <w:p w:rsidR="002D5BDA" w:rsidRDefault="002D5BDA" w:rsidP="002D5BDA">
      <w:pPr>
        <w:spacing w:before="60"/>
        <w:ind w:left="567"/>
        <w:jc w:val="both"/>
        <w:rPr>
          <w:b/>
          <w:bCs/>
          <w:u w:val="single"/>
          <w:lang w:val="fr-CA"/>
        </w:rPr>
      </w:pPr>
      <w:r>
        <w:rPr>
          <w:b/>
          <w:bCs/>
          <w:u w:val="single"/>
          <w:lang w:val="fr-CA"/>
        </w:rPr>
        <w:t xml:space="preserve">Permutation des pompes de graissage (NG 319 A et B)  </w:t>
      </w:r>
    </w:p>
    <w:p w:rsidR="002D5BDA" w:rsidRDefault="002D5BDA" w:rsidP="002D5BDA">
      <w:pPr>
        <w:numPr>
          <w:ilvl w:val="0"/>
          <w:numId w:val="43"/>
        </w:numPr>
        <w:tabs>
          <w:tab w:val="clear" w:pos="1287"/>
          <w:tab w:val="num" w:pos="851"/>
        </w:tabs>
        <w:spacing w:before="60"/>
        <w:ind w:left="851" w:hanging="284"/>
        <w:jc w:val="both"/>
        <w:rPr>
          <w:lang w:val="fr-CA"/>
        </w:rPr>
      </w:pPr>
      <w:r>
        <w:rPr>
          <w:lang w:val="fr-CA"/>
        </w:rPr>
        <w:t>Démarrer la pompe qui est à l'arrêt par la marche forcée</w:t>
      </w:r>
    </w:p>
    <w:p w:rsidR="002D5BDA" w:rsidRDefault="002D5BDA" w:rsidP="002D5BDA">
      <w:pPr>
        <w:numPr>
          <w:ilvl w:val="0"/>
          <w:numId w:val="43"/>
        </w:numPr>
        <w:tabs>
          <w:tab w:val="clear" w:pos="1287"/>
          <w:tab w:val="num" w:pos="851"/>
        </w:tabs>
        <w:spacing w:before="60"/>
        <w:ind w:left="851" w:hanging="284"/>
        <w:jc w:val="both"/>
        <w:rPr>
          <w:lang w:val="fr-CA"/>
        </w:rPr>
      </w:pPr>
      <w:r>
        <w:rPr>
          <w:lang w:val="fr-CA"/>
        </w:rPr>
        <w:t>Surveiller la pression au manomètre N° 7, elle doit passer de 1b à 1,4 ou 1,5 b</w:t>
      </w:r>
    </w:p>
    <w:p w:rsidR="002D5BDA" w:rsidRDefault="002D5BDA" w:rsidP="002D5BDA">
      <w:pPr>
        <w:numPr>
          <w:ilvl w:val="0"/>
          <w:numId w:val="43"/>
        </w:numPr>
        <w:tabs>
          <w:tab w:val="clear" w:pos="1287"/>
          <w:tab w:val="num" w:pos="851"/>
        </w:tabs>
        <w:spacing w:before="60"/>
        <w:ind w:left="851" w:hanging="284"/>
        <w:jc w:val="both"/>
        <w:rPr>
          <w:lang w:val="fr-CA"/>
        </w:rPr>
      </w:pPr>
      <w:r>
        <w:rPr>
          <w:lang w:val="fr-CA"/>
        </w:rPr>
        <w:t>Attendre 30 secondes que la pression s'établisse correctement</w:t>
      </w:r>
    </w:p>
    <w:p w:rsidR="002D5BDA" w:rsidRDefault="002D5BDA" w:rsidP="002D5BDA">
      <w:pPr>
        <w:numPr>
          <w:ilvl w:val="0"/>
          <w:numId w:val="43"/>
        </w:numPr>
        <w:tabs>
          <w:tab w:val="clear" w:pos="1287"/>
          <w:tab w:val="num" w:pos="851"/>
        </w:tabs>
        <w:spacing w:before="60"/>
        <w:ind w:left="851" w:hanging="284"/>
        <w:jc w:val="both"/>
        <w:rPr>
          <w:lang w:val="fr-CA"/>
        </w:rPr>
      </w:pPr>
      <w:r>
        <w:rPr>
          <w:lang w:val="fr-CA"/>
        </w:rPr>
        <w:t>Avec le sélecteur de choix des pompes basculer sur la nouvelle pompe</w:t>
      </w:r>
    </w:p>
    <w:p w:rsidR="002D5BDA" w:rsidRPr="001D1580" w:rsidRDefault="002D5BDA" w:rsidP="002D5BDA">
      <w:pPr>
        <w:numPr>
          <w:ilvl w:val="0"/>
          <w:numId w:val="43"/>
        </w:numPr>
        <w:tabs>
          <w:tab w:val="clear" w:pos="1287"/>
          <w:tab w:val="num" w:pos="851"/>
        </w:tabs>
        <w:spacing w:before="60" w:after="120"/>
        <w:ind w:left="851" w:hanging="284"/>
        <w:jc w:val="both"/>
        <w:rPr>
          <w:lang w:val="fr-CA"/>
        </w:rPr>
      </w:pPr>
      <w:r>
        <w:rPr>
          <w:lang w:val="fr-CA"/>
        </w:rPr>
        <w:t>Arrêter la pompe qui était en service</w:t>
      </w:r>
    </w:p>
    <w:p w:rsidR="002D5BDA" w:rsidRDefault="002D5BDA" w:rsidP="002D5BDA">
      <w:pPr>
        <w:spacing w:before="60" w:after="120"/>
        <w:ind w:left="567"/>
        <w:jc w:val="both"/>
        <w:rPr>
          <w:b/>
          <w:bCs/>
          <w:u w:val="single"/>
          <w:lang w:val="fr-CA"/>
        </w:rPr>
      </w:pPr>
      <w:r>
        <w:rPr>
          <w:b/>
          <w:bCs/>
          <w:u w:val="single"/>
          <w:lang w:val="fr-CA"/>
        </w:rPr>
        <w:t>Permutation des pompes de régulation (NG 320 et N 330)</w:t>
      </w:r>
    </w:p>
    <w:p w:rsidR="002D5BDA" w:rsidRDefault="002D5BDA" w:rsidP="002D5BDA">
      <w:pPr>
        <w:numPr>
          <w:ilvl w:val="0"/>
          <w:numId w:val="44"/>
        </w:numPr>
        <w:tabs>
          <w:tab w:val="clear" w:pos="1287"/>
          <w:tab w:val="num" w:pos="851"/>
        </w:tabs>
        <w:spacing w:before="60"/>
        <w:ind w:left="851" w:hanging="284"/>
        <w:jc w:val="both"/>
        <w:rPr>
          <w:lang w:val="fr-CA"/>
        </w:rPr>
      </w:pPr>
      <w:r>
        <w:rPr>
          <w:lang w:val="fr-CA"/>
        </w:rPr>
        <w:t xml:space="preserve">S'assurer que la pompe qui devrait démarrer est bien </w:t>
      </w:r>
      <w:proofErr w:type="gramStart"/>
      <w:r>
        <w:rPr>
          <w:lang w:val="fr-CA"/>
        </w:rPr>
        <w:t>disposer</w:t>
      </w:r>
      <w:proofErr w:type="gramEnd"/>
      <w:r>
        <w:rPr>
          <w:lang w:val="fr-CA"/>
        </w:rPr>
        <w:t xml:space="preserve"> en automatique</w:t>
      </w:r>
    </w:p>
    <w:p w:rsidR="002D5BDA" w:rsidRDefault="002D5BDA" w:rsidP="002D5BDA">
      <w:pPr>
        <w:numPr>
          <w:ilvl w:val="0"/>
          <w:numId w:val="44"/>
        </w:numPr>
        <w:tabs>
          <w:tab w:val="clear" w:pos="1287"/>
          <w:tab w:val="num" w:pos="851"/>
        </w:tabs>
        <w:spacing w:before="60"/>
        <w:ind w:left="851" w:hanging="284"/>
        <w:jc w:val="both"/>
        <w:rPr>
          <w:lang w:val="fr-CA"/>
        </w:rPr>
      </w:pPr>
      <w:r>
        <w:rPr>
          <w:lang w:val="fr-CA"/>
        </w:rPr>
        <w:t>Arrêter la pompe en service l'autre pompe doit démarrer par la marche forcée</w:t>
      </w:r>
    </w:p>
    <w:p w:rsidR="002D5BDA" w:rsidRDefault="002D5BDA" w:rsidP="002D5BDA">
      <w:pPr>
        <w:spacing w:before="60"/>
        <w:ind w:left="851" w:hanging="284"/>
        <w:jc w:val="both"/>
        <w:rPr>
          <w:lang w:val="fr-CA"/>
        </w:rPr>
      </w:pPr>
      <w:r>
        <w:rPr>
          <w:lang w:val="fr-CA"/>
        </w:rPr>
        <w:t>Si ce n'est pas le cas le turbo s'arrête!</w:t>
      </w:r>
    </w:p>
    <w:p w:rsidR="00A823ED" w:rsidRPr="002D5BDA" w:rsidRDefault="00A823ED" w:rsidP="002D5BDA">
      <w:pPr>
        <w:rPr>
          <w:i/>
        </w:rPr>
      </w:pPr>
    </w:p>
    <w:p w:rsidR="00A823ED" w:rsidRDefault="00A823ED" w:rsidP="006E265A">
      <w:pPr>
        <w:ind w:left="851" w:hanging="284"/>
        <w:jc w:val="both"/>
        <w:rPr>
          <w:lang w:val="fr-CA"/>
        </w:rPr>
      </w:pPr>
    </w:p>
    <w:p w:rsidR="00A823ED" w:rsidRDefault="00A823ED"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2D5BDA" w:rsidRDefault="002D5BDA" w:rsidP="006E265A">
      <w:pPr>
        <w:ind w:left="851" w:hanging="284"/>
        <w:jc w:val="both"/>
        <w:rPr>
          <w:lang w:val="fr-CA"/>
        </w:rPr>
      </w:pPr>
    </w:p>
    <w:p w:rsidR="006E265A" w:rsidRDefault="00A33596" w:rsidP="006E265A">
      <w:pPr>
        <w:pStyle w:val="Titre1"/>
        <w:rPr>
          <w:lang w:val="fr-CA"/>
        </w:rPr>
      </w:pPr>
      <w:bookmarkStart w:id="28" w:name="_Toc451942626"/>
      <w:r>
        <w:rPr>
          <w:lang w:val="fr-CA"/>
        </w:rPr>
        <w:lastRenderedPageBreak/>
        <w:t>ANNEXE 2 : PUPITRE DES COMMANDES ELECTRIQUES</w:t>
      </w:r>
      <w:bookmarkEnd w:id="28"/>
    </w:p>
    <w:p w:rsidR="000F6233" w:rsidRDefault="00A823ED" w:rsidP="006E265A">
      <w:pPr>
        <w:rPr>
          <w:lang w:val="fr-CA"/>
        </w:rPr>
      </w:pPr>
      <w:r>
        <w:rPr>
          <w:noProof/>
          <w:lang w:eastAsia="fr-FR"/>
        </w:rPr>
        <w:drawing>
          <wp:anchor distT="0" distB="0" distL="114300" distR="114300" simplePos="0" relativeHeight="251662336" behindDoc="0" locked="0" layoutInCell="1" allowOverlap="1">
            <wp:simplePos x="0" y="0"/>
            <wp:positionH relativeFrom="column">
              <wp:posOffset>247650</wp:posOffset>
            </wp:positionH>
            <wp:positionV relativeFrom="paragraph">
              <wp:posOffset>79375</wp:posOffset>
            </wp:positionV>
            <wp:extent cx="6553200" cy="8629650"/>
            <wp:effectExtent l="19050" t="0" r="0" b="0"/>
            <wp:wrapNone/>
            <wp:docPr id="1952" name="Image 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pic:cNvPicPr>
                      <a:picLocks noChangeAspect="1" noChangeArrowheads="1"/>
                    </pic:cNvPicPr>
                  </pic:nvPicPr>
                  <pic:blipFill>
                    <a:blip r:embed="rId10" cstate="print"/>
                    <a:srcRect/>
                    <a:stretch>
                      <a:fillRect/>
                    </a:stretch>
                  </pic:blipFill>
                  <pic:spPr bwMode="auto">
                    <a:xfrm>
                      <a:off x="0" y="0"/>
                      <a:ext cx="6553200" cy="8629650"/>
                    </a:xfrm>
                    <a:prstGeom prst="rect">
                      <a:avLst/>
                    </a:prstGeom>
                    <a:noFill/>
                    <a:ln w="9525">
                      <a:noFill/>
                      <a:miter lim="800000"/>
                      <a:headEnd/>
                      <a:tailEnd/>
                    </a:ln>
                  </pic:spPr>
                </pic:pic>
              </a:graphicData>
            </a:graphic>
          </wp:anchor>
        </w:drawing>
      </w: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Pr="000F6233" w:rsidRDefault="000F6233" w:rsidP="000F6233">
      <w:pPr>
        <w:rPr>
          <w:lang w:val="fr-CA"/>
        </w:rPr>
      </w:pPr>
    </w:p>
    <w:p w:rsidR="000F6233" w:rsidRDefault="000F6233" w:rsidP="000F6233">
      <w:pPr>
        <w:rPr>
          <w:lang w:val="fr-CA"/>
        </w:rPr>
      </w:pPr>
    </w:p>
    <w:p w:rsidR="000F6233" w:rsidRDefault="000F6233" w:rsidP="000F6233">
      <w:pPr>
        <w:rPr>
          <w:lang w:val="fr-CA"/>
        </w:rPr>
      </w:pPr>
    </w:p>
    <w:p w:rsidR="006E265A" w:rsidRDefault="006E265A" w:rsidP="000F6233">
      <w:pPr>
        <w:rPr>
          <w:lang w:val="fr-CA"/>
        </w:rPr>
      </w:pPr>
    </w:p>
    <w:p w:rsidR="000F6233" w:rsidRDefault="000F6233" w:rsidP="00A33596">
      <w:pPr>
        <w:pStyle w:val="Titre1"/>
        <w:numPr>
          <w:ilvl w:val="0"/>
          <w:numId w:val="0"/>
        </w:numPr>
        <w:rPr>
          <w:lang w:val="fr-CA"/>
        </w:rPr>
      </w:pPr>
    </w:p>
    <w:p w:rsidR="000F6233" w:rsidRDefault="000F6233" w:rsidP="002D5BDA">
      <w:pPr>
        <w:spacing w:before="200"/>
        <w:ind w:left="851"/>
        <w:jc w:val="center"/>
        <w:rPr>
          <w:b/>
          <w:bCs/>
          <w:sz w:val="32"/>
          <w:lang w:val="fr-CA"/>
        </w:rPr>
      </w:pPr>
      <w:r>
        <w:rPr>
          <w:b/>
          <w:bCs/>
          <w:sz w:val="32"/>
          <w:lang w:val="fr-CA"/>
        </w:rPr>
        <w:t>Pupitre des Commandes électriques</w:t>
      </w:r>
    </w:p>
    <w:p w:rsidR="000F6233" w:rsidRDefault="000F6233" w:rsidP="000F6233">
      <w:pPr>
        <w:spacing w:before="200"/>
        <w:ind w:left="1418"/>
        <w:jc w:val="both"/>
        <w:rPr>
          <w:b/>
          <w:bCs/>
          <w:lang w:val="fr-CA"/>
        </w:rPr>
      </w:pPr>
    </w:p>
    <w:p w:rsidR="000F6233" w:rsidRDefault="000F6233" w:rsidP="00834BD1">
      <w:pPr>
        <w:spacing w:before="200"/>
        <w:ind w:left="567" w:right="260"/>
        <w:jc w:val="both"/>
        <w:rPr>
          <w:lang w:val="fr-CA"/>
        </w:rPr>
      </w:pPr>
      <w:r>
        <w:rPr>
          <w:b/>
          <w:bCs/>
          <w:lang w:val="fr-CA"/>
        </w:rPr>
        <w:t>1</w:t>
      </w:r>
      <w:r>
        <w:rPr>
          <w:lang w:val="fr-CA"/>
        </w:rPr>
        <w:t>- Voyants de marche des divers auxiliaires</w:t>
      </w:r>
    </w:p>
    <w:p w:rsidR="000F6233" w:rsidRDefault="000F6233" w:rsidP="00834BD1">
      <w:pPr>
        <w:spacing w:before="200"/>
        <w:ind w:left="567" w:right="260"/>
        <w:jc w:val="both"/>
        <w:rPr>
          <w:rFonts w:ascii="Comic Sans MS" w:hAnsi="Comic Sans MS"/>
          <w:lang w:val="fr-CA"/>
        </w:rPr>
      </w:pPr>
      <w:r>
        <w:rPr>
          <w:b/>
          <w:bCs/>
          <w:lang w:val="fr-CA"/>
        </w:rPr>
        <w:t>2</w:t>
      </w:r>
      <w:r>
        <w:rPr>
          <w:lang w:val="fr-CA"/>
        </w:rPr>
        <w:t>- Commutateur 4 positions</w:t>
      </w:r>
    </w:p>
    <w:p w:rsidR="00834BD1" w:rsidRDefault="000F6233" w:rsidP="00834BD1">
      <w:pPr>
        <w:spacing w:before="120"/>
        <w:ind w:left="1134" w:right="827"/>
        <w:jc w:val="both"/>
        <w:rPr>
          <w:lang w:val="fr-CA"/>
        </w:rPr>
      </w:pPr>
      <w:r>
        <w:rPr>
          <w:lang w:val="fr-CA"/>
        </w:rPr>
        <w:t>1 - Arrêt de l'ensemble de la machine</w:t>
      </w:r>
    </w:p>
    <w:p w:rsidR="00834BD1" w:rsidRDefault="000F6233" w:rsidP="00834BD1">
      <w:pPr>
        <w:tabs>
          <w:tab w:val="left" w:pos="10206"/>
        </w:tabs>
        <w:spacing w:before="120"/>
        <w:ind w:left="1134" w:right="827"/>
        <w:jc w:val="both"/>
        <w:rPr>
          <w:lang w:val="fr-CA"/>
        </w:rPr>
      </w:pPr>
      <w:r>
        <w:rPr>
          <w:lang w:val="fr-CA"/>
        </w:rPr>
        <w:t>2- Mise en marche de la NG 112 (pompe de graissage courant</w:t>
      </w:r>
      <w:r w:rsidR="00834BD1">
        <w:rPr>
          <w:lang w:val="fr-CA"/>
        </w:rPr>
        <w:t xml:space="preserve"> continu) et du NC 309 </w:t>
      </w:r>
      <w:r>
        <w:rPr>
          <w:lang w:val="fr-CA"/>
        </w:rPr>
        <w:t>(extracteur de la caisse à huile)</w:t>
      </w:r>
    </w:p>
    <w:p w:rsidR="000F6233" w:rsidRDefault="000F6233" w:rsidP="00834BD1">
      <w:pPr>
        <w:tabs>
          <w:tab w:val="left" w:pos="10206"/>
        </w:tabs>
        <w:spacing w:before="120"/>
        <w:ind w:left="1134" w:right="827"/>
        <w:jc w:val="both"/>
        <w:rPr>
          <w:lang w:val="fr-CA"/>
        </w:rPr>
      </w:pPr>
      <w:r>
        <w:rPr>
          <w:lang w:val="fr-CA"/>
        </w:rPr>
        <w:t>3-Mise en marche de la NG 319 ou NG 319 A, maintient en route du NC 309 et arrêt de la NG 112</w:t>
      </w:r>
    </w:p>
    <w:p w:rsidR="000F6233" w:rsidRDefault="000F6233" w:rsidP="00834BD1">
      <w:pPr>
        <w:spacing w:before="200"/>
        <w:ind w:left="1134" w:right="827"/>
        <w:jc w:val="both"/>
        <w:rPr>
          <w:lang w:val="fr-CA"/>
        </w:rPr>
      </w:pPr>
      <w:r>
        <w:rPr>
          <w:lang w:val="fr-CA"/>
        </w:rPr>
        <w:t xml:space="preserve">4- Auto: le passage du commutateur de la position précédente à la position "Auto" s'effectue après que l'on ait obtenu une pression égale aux manomètres 11 et 12. Cette position correspond à la prise en charge de la vitesse de la machine par le régulateur </w:t>
      </w:r>
    </w:p>
    <w:p w:rsidR="000F6233" w:rsidRDefault="000F6233" w:rsidP="00834BD1">
      <w:pPr>
        <w:spacing w:before="200"/>
        <w:ind w:left="567" w:right="260"/>
        <w:jc w:val="both"/>
        <w:rPr>
          <w:lang w:val="fr-CA"/>
        </w:rPr>
      </w:pPr>
      <w:r>
        <w:rPr>
          <w:b/>
          <w:bCs/>
          <w:lang w:val="fr-CA"/>
        </w:rPr>
        <w:t>3</w:t>
      </w:r>
      <w:r>
        <w:rPr>
          <w:lang w:val="fr-CA"/>
        </w:rPr>
        <w:t xml:space="preserve">- Ces commutateurs permettent de mettre les pompes correspondantes en marche manuelle. </w:t>
      </w:r>
    </w:p>
    <w:p w:rsidR="000F6233" w:rsidRDefault="000F6233" w:rsidP="00834BD1">
      <w:pPr>
        <w:ind w:left="567" w:right="260" w:firstLine="193"/>
        <w:jc w:val="both"/>
        <w:rPr>
          <w:lang w:val="fr-CA"/>
        </w:rPr>
      </w:pPr>
      <w:r>
        <w:rPr>
          <w:b/>
          <w:bCs/>
          <w:lang w:val="fr-CA"/>
        </w:rPr>
        <w:t xml:space="preserve"> </w:t>
      </w:r>
      <w:r>
        <w:rPr>
          <w:lang w:val="fr-CA"/>
        </w:rPr>
        <w:t>Si c'est la position "Auto" qui est sélectionnée la pompe est disposée en reprise</w:t>
      </w:r>
    </w:p>
    <w:p w:rsidR="000F6233" w:rsidRDefault="000F6233" w:rsidP="00834BD1">
      <w:pPr>
        <w:spacing w:before="200"/>
        <w:ind w:left="567" w:right="260"/>
        <w:jc w:val="both"/>
        <w:rPr>
          <w:lang w:val="fr-CA"/>
        </w:rPr>
      </w:pPr>
      <w:r>
        <w:rPr>
          <w:b/>
          <w:bCs/>
          <w:lang w:val="fr-CA"/>
        </w:rPr>
        <w:t>4</w:t>
      </w:r>
      <w:r>
        <w:rPr>
          <w:lang w:val="fr-CA"/>
        </w:rPr>
        <w:t>- Bouton poussoir qui permet l'essai de la NG 112</w:t>
      </w:r>
    </w:p>
    <w:p w:rsidR="000F6233" w:rsidRDefault="000F6233" w:rsidP="00834BD1">
      <w:pPr>
        <w:spacing w:before="200"/>
        <w:ind w:left="567" w:right="260"/>
        <w:jc w:val="both"/>
        <w:rPr>
          <w:lang w:val="fr-CA"/>
        </w:rPr>
      </w:pPr>
      <w:r>
        <w:rPr>
          <w:b/>
          <w:bCs/>
          <w:lang w:val="fr-CA"/>
        </w:rPr>
        <w:t>5</w:t>
      </w:r>
      <w:r>
        <w:rPr>
          <w:lang w:val="fr-CA"/>
        </w:rPr>
        <w:t>- Commutateurs qui forcent les pompes de graissage correspondantes en marche forcée</w:t>
      </w:r>
    </w:p>
    <w:p w:rsidR="000F6233" w:rsidRDefault="000F6233" w:rsidP="00834BD1">
      <w:pPr>
        <w:spacing w:before="200"/>
        <w:ind w:left="567" w:right="260"/>
        <w:jc w:val="both"/>
        <w:rPr>
          <w:lang w:val="fr-CA"/>
        </w:rPr>
      </w:pPr>
      <w:r>
        <w:rPr>
          <w:b/>
          <w:bCs/>
          <w:lang w:val="fr-CA"/>
        </w:rPr>
        <w:t>6</w:t>
      </w:r>
      <w:r>
        <w:rPr>
          <w:lang w:val="fr-CA"/>
        </w:rPr>
        <w:t>- Commutateur du choix de la pompe d'huile de graissage en service</w:t>
      </w:r>
    </w:p>
    <w:p w:rsidR="000F6233" w:rsidRDefault="000F6233" w:rsidP="00834BD1">
      <w:pPr>
        <w:spacing w:before="200"/>
        <w:ind w:left="567" w:right="260"/>
        <w:jc w:val="both"/>
        <w:rPr>
          <w:lang w:val="fr-CA"/>
        </w:rPr>
      </w:pPr>
      <w:r>
        <w:rPr>
          <w:b/>
          <w:bCs/>
          <w:lang w:val="fr-CA"/>
        </w:rPr>
        <w:t>7</w:t>
      </w:r>
      <w:r>
        <w:rPr>
          <w:lang w:val="fr-CA"/>
        </w:rPr>
        <w:t>- Voyant d'enclenchement de l'excitation</w:t>
      </w:r>
    </w:p>
    <w:p w:rsidR="000F6233" w:rsidRDefault="000F6233" w:rsidP="00834BD1">
      <w:pPr>
        <w:spacing w:before="200"/>
        <w:ind w:left="567" w:right="260"/>
        <w:jc w:val="both"/>
        <w:rPr>
          <w:lang w:val="fr-CA"/>
        </w:rPr>
      </w:pPr>
      <w:r>
        <w:rPr>
          <w:b/>
          <w:bCs/>
          <w:lang w:val="fr-CA"/>
        </w:rPr>
        <w:t>8</w:t>
      </w:r>
      <w:r>
        <w:rPr>
          <w:lang w:val="fr-CA"/>
        </w:rPr>
        <w:t>- Tachymètre de l'alternateur correspondant</w:t>
      </w:r>
    </w:p>
    <w:p w:rsidR="000F6233" w:rsidRDefault="000F6233" w:rsidP="00834BD1">
      <w:pPr>
        <w:spacing w:before="200"/>
        <w:ind w:left="567" w:right="260"/>
        <w:jc w:val="both"/>
        <w:rPr>
          <w:lang w:val="fr-CA"/>
        </w:rPr>
      </w:pPr>
      <w:r>
        <w:rPr>
          <w:b/>
          <w:bCs/>
          <w:lang w:val="fr-CA"/>
        </w:rPr>
        <w:t>9</w:t>
      </w:r>
      <w:r>
        <w:rPr>
          <w:lang w:val="fr-CA"/>
        </w:rPr>
        <w:t>- Commande locale  du + ou – vite</w:t>
      </w:r>
    </w:p>
    <w:p w:rsidR="000F6233" w:rsidRDefault="000F6233" w:rsidP="00834BD1">
      <w:pPr>
        <w:spacing w:before="200"/>
        <w:ind w:left="567" w:right="260"/>
        <w:jc w:val="both"/>
        <w:rPr>
          <w:lang w:val="fr-CA"/>
        </w:rPr>
      </w:pPr>
      <w:r>
        <w:rPr>
          <w:b/>
          <w:bCs/>
          <w:lang w:val="fr-CA"/>
        </w:rPr>
        <w:t>10</w:t>
      </w:r>
      <w:r>
        <w:rPr>
          <w:lang w:val="fr-CA"/>
        </w:rPr>
        <w:t>- Arrêt d'urgence</w:t>
      </w:r>
    </w:p>
    <w:p w:rsidR="000F6233" w:rsidRDefault="000F6233" w:rsidP="00834BD1">
      <w:pPr>
        <w:spacing w:before="200"/>
        <w:ind w:left="567" w:right="260"/>
        <w:jc w:val="both"/>
        <w:rPr>
          <w:lang w:val="fr-CA"/>
        </w:rPr>
      </w:pPr>
      <w:r>
        <w:rPr>
          <w:b/>
          <w:bCs/>
          <w:lang w:val="fr-CA"/>
        </w:rPr>
        <w:t>11</w:t>
      </w:r>
      <w:r>
        <w:rPr>
          <w:lang w:val="fr-CA"/>
        </w:rPr>
        <w:t>- Bouton poussoir de réarmement des sécurités</w:t>
      </w:r>
    </w:p>
    <w:p w:rsidR="000F6233" w:rsidRDefault="000F6233" w:rsidP="00834BD1">
      <w:pPr>
        <w:spacing w:before="200"/>
        <w:ind w:left="567" w:right="260"/>
        <w:jc w:val="both"/>
        <w:rPr>
          <w:lang w:val="fr-CA"/>
        </w:rPr>
      </w:pPr>
      <w:r>
        <w:rPr>
          <w:b/>
          <w:bCs/>
          <w:lang w:val="fr-CA"/>
        </w:rPr>
        <w:t>12</w:t>
      </w:r>
      <w:r>
        <w:rPr>
          <w:lang w:val="fr-CA"/>
        </w:rPr>
        <w:t>- Commandes locales de passage en marche "</w:t>
      </w:r>
      <w:proofErr w:type="spellStart"/>
      <w:r>
        <w:rPr>
          <w:lang w:val="fr-CA"/>
        </w:rPr>
        <w:t>Tachy</w:t>
      </w:r>
      <w:proofErr w:type="spellEnd"/>
      <w:r>
        <w:rPr>
          <w:lang w:val="fr-CA"/>
        </w:rPr>
        <w:t>" ou "Mano" et voyants associés</w:t>
      </w:r>
    </w:p>
    <w:p w:rsidR="000F6233" w:rsidRDefault="000F6233" w:rsidP="00834BD1">
      <w:pPr>
        <w:spacing w:before="200"/>
        <w:ind w:left="567" w:right="260"/>
        <w:jc w:val="both"/>
        <w:rPr>
          <w:lang w:val="fr-CA"/>
        </w:rPr>
      </w:pPr>
      <w:r>
        <w:rPr>
          <w:b/>
          <w:bCs/>
          <w:lang w:val="fr-CA"/>
        </w:rPr>
        <w:t>13</w:t>
      </w:r>
      <w:r>
        <w:rPr>
          <w:lang w:val="fr-CA"/>
        </w:rPr>
        <w:t>- Bouton poussoir de commande d'ouverture de l'obturateur (vanne de sécurité)</w:t>
      </w:r>
    </w:p>
    <w:p w:rsidR="000F6233" w:rsidRDefault="000F6233" w:rsidP="00082195">
      <w:pPr>
        <w:spacing w:before="200"/>
        <w:ind w:left="567" w:right="685"/>
        <w:jc w:val="both"/>
        <w:rPr>
          <w:lang w:val="fr-CA"/>
        </w:rPr>
      </w:pPr>
      <w:r>
        <w:rPr>
          <w:b/>
          <w:bCs/>
          <w:lang w:val="fr-CA"/>
        </w:rPr>
        <w:t>14</w:t>
      </w:r>
      <w:r w:rsidR="00082195">
        <w:rPr>
          <w:lang w:val="fr-CA"/>
        </w:rPr>
        <w:t xml:space="preserve">- </w:t>
      </w:r>
      <w:r>
        <w:rPr>
          <w:lang w:val="fr-CA"/>
        </w:rPr>
        <w:t>Bouton qui permet le réglage la puissance de la puissance maximum délivrée</w:t>
      </w:r>
      <w:r w:rsidR="00834BD1">
        <w:rPr>
          <w:lang w:val="fr-CA"/>
        </w:rPr>
        <w:t xml:space="preserve"> par le </w:t>
      </w:r>
      <w:r>
        <w:rPr>
          <w:lang w:val="fr-CA"/>
        </w:rPr>
        <w:t>turboalternateur (ne pas toucher)</w:t>
      </w:r>
    </w:p>
    <w:p w:rsidR="000F6233" w:rsidRDefault="000F6233" w:rsidP="00834BD1">
      <w:pPr>
        <w:spacing w:before="200"/>
        <w:ind w:left="567" w:right="260"/>
        <w:jc w:val="both"/>
        <w:rPr>
          <w:lang w:val="fr-CA"/>
        </w:rPr>
      </w:pPr>
      <w:r>
        <w:rPr>
          <w:b/>
          <w:bCs/>
          <w:lang w:val="fr-CA"/>
        </w:rPr>
        <w:t>15</w:t>
      </w:r>
      <w:r>
        <w:rPr>
          <w:lang w:val="fr-CA"/>
        </w:rPr>
        <w:t>- Bouton poussoir de test lampes</w:t>
      </w:r>
    </w:p>
    <w:p w:rsidR="000F6233" w:rsidRDefault="000F6233" w:rsidP="00834BD1">
      <w:pPr>
        <w:spacing w:before="200"/>
        <w:ind w:left="567" w:right="260"/>
        <w:jc w:val="both"/>
        <w:rPr>
          <w:lang w:val="fr-CA"/>
        </w:rPr>
      </w:pPr>
      <w:r>
        <w:rPr>
          <w:b/>
          <w:bCs/>
          <w:lang w:val="fr-CA"/>
        </w:rPr>
        <w:t>16</w:t>
      </w:r>
      <w:r>
        <w:rPr>
          <w:lang w:val="fr-CA"/>
        </w:rPr>
        <w:t>- Ensemble des commandes de la vanne d'échappement (XV 351) et voyants associés</w:t>
      </w:r>
    </w:p>
    <w:p w:rsidR="000F6233" w:rsidRDefault="000F6233" w:rsidP="00834BD1">
      <w:pPr>
        <w:numPr>
          <w:ilvl w:val="0"/>
          <w:numId w:val="45"/>
        </w:numPr>
        <w:tabs>
          <w:tab w:val="clear" w:pos="1428"/>
          <w:tab w:val="num" w:pos="993"/>
        </w:tabs>
        <w:spacing w:before="200"/>
        <w:ind w:left="567" w:right="260" w:firstLine="0"/>
        <w:jc w:val="both"/>
        <w:rPr>
          <w:lang w:val="fr-CA"/>
        </w:rPr>
      </w:pPr>
      <w:r>
        <w:rPr>
          <w:lang w:val="fr-CA"/>
        </w:rPr>
        <w:t>Ensemble des commandes de la vanne d'admission (XV 350) et voyants associés</w:t>
      </w:r>
    </w:p>
    <w:p w:rsidR="000F6233" w:rsidRDefault="000F6233" w:rsidP="00834BD1">
      <w:pPr>
        <w:numPr>
          <w:ilvl w:val="0"/>
          <w:numId w:val="45"/>
        </w:numPr>
        <w:tabs>
          <w:tab w:val="clear" w:pos="1428"/>
          <w:tab w:val="num" w:pos="993"/>
        </w:tabs>
        <w:spacing w:before="200"/>
        <w:ind w:left="567" w:right="260" w:firstLine="0"/>
        <w:jc w:val="both"/>
        <w:rPr>
          <w:lang w:val="fr-CA"/>
        </w:rPr>
      </w:pPr>
      <w:r>
        <w:rPr>
          <w:lang w:val="fr-CA"/>
        </w:rPr>
        <w:t>Voyant d’état des E.V de sécurité 1690.</w:t>
      </w:r>
    </w:p>
    <w:p w:rsidR="000F6233" w:rsidRDefault="000F6233" w:rsidP="00834BD1">
      <w:pPr>
        <w:ind w:left="567"/>
        <w:rPr>
          <w:lang w:val="fr-CA"/>
        </w:rPr>
      </w:pPr>
    </w:p>
    <w:p w:rsidR="00A33596" w:rsidRDefault="00A33596" w:rsidP="000F6233">
      <w:pPr>
        <w:rPr>
          <w:lang w:val="fr-CA"/>
        </w:rPr>
        <w:sectPr w:rsidR="00A33596" w:rsidSect="0098468E">
          <w:headerReference w:type="default" r:id="rId11"/>
          <w:footerReference w:type="default" r:id="rId12"/>
          <w:pgSz w:w="11906" w:h="16838"/>
          <w:pgMar w:top="720" w:right="720" w:bottom="720" w:left="720" w:header="708" w:footer="261" w:gutter="0"/>
          <w:cols w:space="708"/>
          <w:docGrid w:linePitch="360"/>
        </w:sectPr>
      </w:pPr>
    </w:p>
    <w:p w:rsidR="00A33596" w:rsidRDefault="00A33596" w:rsidP="000F6233">
      <w:pPr>
        <w:rPr>
          <w:lang w:val="fr-CA"/>
        </w:rPr>
      </w:pPr>
    </w:p>
    <w:p w:rsidR="00AD2470" w:rsidRPr="00AD2470" w:rsidRDefault="00A33596" w:rsidP="00A33596">
      <w:pPr>
        <w:pStyle w:val="Titre1"/>
        <w:rPr>
          <w:lang w:val="fr-CA"/>
        </w:rPr>
      </w:pPr>
      <w:bookmarkStart w:id="29" w:name="_Toc451942627"/>
      <w:r>
        <w:rPr>
          <w:lang w:val="fr-CA"/>
        </w:rPr>
        <w:t>ANNEXE 3 : pupitre d’aquisitions des pressions et temperatures</w:t>
      </w:r>
      <w:r w:rsidR="00432415">
        <w:rPr>
          <w:noProof/>
          <w:lang w:eastAsia="fr-FR"/>
        </w:rPr>
        <w:pict>
          <v:group id="_x0000_s1031" style="position:absolute;left:0;text-align:left;margin-left:48.4pt;margin-top:6.05pt;width:679.25pt;height:460.1pt;z-index:251665408;mso-position-horizontal-relative:text;mso-position-vertical-relative:text" coordorigin="1275,960" coordsize="13585,9540">
            <v:rect id="_x0000_s1032" style="position:absolute;left:4060;top:5780;width:1155;height:428;v-text-anchor:middle" fillcolor="#0c9">
              <v:textbox style="mso-next-textbox:#_x0000_s1032">
                <w:txbxContent>
                  <w:p w:rsidR="001049B1" w:rsidRDefault="001049B1" w:rsidP="00AD2470">
                    <w:pPr>
                      <w:autoSpaceDE w:val="0"/>
                      <w:autoSpaceDN w:val="0"/>
                      <w:adjustRightInd w:val="0"/>
                      <w:jc w:val="center"/>
                      <w:rPr>
                        <w:rFonts w:ascii="Impact" w:hAnsi="Impact"/>
                        <w:i/>
                        <w:iCs/>
                        <w:color w:val="000000"/>
                        <w:szCs w:val="24"/>
                      </w:rPr>
                    </w:pPr>
                    <w:r>
                      <w:rPr>
                        <w:rFonts w:ascii="Impact" w:hAnsi="Impact"/>
                        <w:i/>
                        <w:iCs/>
                        <w:color w:val="000000"/>
                        <w:szCs w:val="24"/>
                      </w:rPr>
                      <w:t>8888</w:t>
                    </w:r>
                  </w:p>
                </w:txbxContent>
              </v:textbox>
            </v:rect>
            <v:group id="_x0000_s1033" style="position:absolute;left:1603;top:2175;width:845;height:803;rotation:-11723696fd;flip:x y;mso-wrap-style:none;v-text-anchor:middle" coordorigin="672,960" coordsize="240,240">
              <v:oval id="_x0000_s1034" style="position:absolute;left:672;top:960;width:240;height:240;v-text-anchor:middle" filled="f" fillcolor="#0c9">
                <v:textbox inset=".15256mm,.07628mm,.15256mm,.07628mm"/>
              </v:oval>
              <v:line id="_x0000_s1035" style="position:absolute;flip:y;v-text-anchor:middle" from="768,1006" to="828,1152">
                <v:stroke endarrow="block"/>
              </v:line>
            </v:group>
            <v:group id="_x0000_s1036" style="position:absolute;left:2855;top:2183;width:845;height:802;rotation:-11723696fd;flip:x y;mso-wrap-style:none;v-text-anchor:middle" coordorigin="672,960" coordsize="240,240">
              <v:oval id="_x0000_s1037" style="position:absolute;left:672;top:960;width:240;height:240;v-text-anchor:middle" filled="f" fillcolor="#0c9">
                <v:textbox inset=".15256mm,.07628mm,.15256mm,.07628mm"/>
              </v:oval>
              <v:line id="_x0000_s1038" style="position:absolute;flip:y;v-text-anchor:middle" from="768,1006" to="828,1152">
                <v:stroke endarrow="block"/>
              </v:line>
            </v:group>
            <v:group id="_x0000_s1039" style="position:absolute;left:4130;top:2183;width:845;height:802;rotation:-11723696fd;flip:x y;mso-wrap-style:none;v-text-anchor:middle" coordorigin="672,960" coordsize="240,240">
              <v:oval id="_x0000_s1040" style="position:absolute;left:672;top:960;width:240;height:240;v-text-anchor:middle" filled="f" fillcolor="#0c9">
                <v:textbox inset=".15256mm,.07628mm,.15256mm,.07628mm"/>
              </v:oval>
              <v:line id="_x0000_s1041" style="position:absolute;flip:y;v-text-anchor:middle" from="768,1006" to="828,1152">
                <v:stroke endarrow="block"/>
              </v:line>
            </v:group>
            <v:group id="_x0000_s1042" style="position:absolute;left:5390;top:2183;width:845;height:802;rotation:-11723696fd;flip:x y;mso-wrap-style:none;v-text-anchor:middle" coordorigin="672,960" coordsize="240,240">
              <v:oval id="_x0000_s1043" style="position:absolute;left:672;top:960;width:240;height:240;v-text-anchor:middle" filled="f" fillcolor="#0c9">
                <v:textbox inset=".15256mm,.07628mm,.15256mm,.07628mm"/>
              </v:oval>
              <v:line id="_x0000_s1044" style="position:absolute;flip:y;v-text-anchor:middle" from="768,1006" to="828,1152">
                <v:stroke endarrow="block"/>
              </v:line>
            </v:group>
            <v:group id="_x0000_s1045" style="position:absolute;left:7948;top:2160;width:845;height:803;rotation:-11723696fd;flip:x y;mso-wrap-style:none;v-text-anchor:middle" coordorigin="672,960" coordsize="240,240">
              <v:oval id="_x0000_s1046" style="position:absolute;left:672;top:960;width:240;height:240;v-text-anchor:middle" filled="f" fillcolor="#0c9">
                <v:textbox inset=".15256mm,.07628mm,.15256mm,.07628mm"/>
              </v:oval>
              <v:line id="_x0000_s1047" style="position:absolute;flip:y;v-text-anchor:middle" from="768,1006" to="828,1152">
                <v:stroke endarrow="block"/>
              </v:line>
            </v:group>
            <v:group id="_x0000_s1048" style="position:absolute;left:6680;top:2168;width:845;height:802;rotation:-11723696fd;flip:x y;mso-wrap-style:none;v-text-anchor:middle" coordorigin="672,960" coordsize="240,240">
              <v:oval id="_x0000_s1049" style="position:absolute;left:672;top:960;width:240;height:240;v-text-anchor:middle" filled="f" fillcolor="#0c9">
                <v:textbox inset=".15256mm,.07628mm,.15256mm,.07628mm"/>
              </v:oval>
              <v:line id="_x0000_s1050" style="position:absolute;flip:y;v-text-anchor:middle" from="768,1006" to="828,1152">
                <v:stroke endarrow="block"/>
              </v:line>
            </v:group>
            <v:group id="_x0000_s1051" style="position:absolute;left:9208;top:2183;width:845;height:802;rotation:-11723696fd;flip:x y;mso-wrap-style:none;v-text-anchor:middle" coordorigin="672,960" coordsize="240,240">
              <v:oval id="_x0000_s1052" style="position:absolute;left:672;top:960;width:240;height:240;v-text-anchor:middle" filled="f" fillcolor="#0c9">
                <v:textbox inset=".15256mm,.07628mm,.15256mm,.07628mm"/>
              </v:oval>
              <v:line id="_x0000_s1053" style="position:absolute;flip:y;v-text-anchor:middle" from="768,1006" to="828,1152">
                <v:stroke endarrow="block"/>
              </v:line>
            </v:group>
            <v:group id="_x0000_s1054" style="position:absolute;left:10483;top:2168;width:845;height:802;rotation:-11723696fd;flip:x y;mso-wrap-style:none;v-text-anchor:middle" coordorigin="672,960" coordsize="240,240">
              <v:oval id="_x0000_s1055" style="position:absolute;left:672;top:960;width:240;height:240;v-text-anchor:middle" filled="f" fillcolor="#0c9">
                <v:textbox inset=".15256mm,.07628mm,.15256mm,.07628mm"/>
              </v:oval>
              <v:line id="_x0000_s1056" style="position:absolute;flip:y;v-text-anchor:middle" from="768,1006" to="828,1152">
                <v:stroke endarrow="block"/>
              </v:line>
            </v:group>
            <v:group id="_x0000_s1057" style="position:absolute;left:11750;top:2160;width:845;height:803;rotation:-11723696fd;flip:x y;mso-wrap-style:none;v-text-anchor:middle" coordorigin="672,960" coordsize="240,240">
              <v:oval id="_x0000_s1058" style="position:absolute;left:672;top:960;width:240;height:240;v-text-anchor:middle" filled="f" fillcolor="#0c9">
                <v:textbox inset=".15256mm,.07628mm,.15256mm,.07628mm"/>
              </v:oval>
              <v:line id="_x0000_s1059" style="position:absolute;flip:y;v-text-anchor:middle" from="768,1006" to="828,1152">
                <v:stroke endarrow="block"/>
              </v:line>
            </v:group>
            <v:group id="_x0000_s1060" style="position:absolute;left:1548;top:5593;width:845;height:802;rotation:-11723696fd;flip:x y;mso-wrap-style:none;v-text-anchor:middle" coordorigin="672,960" coordsize="240,240">
              <v:oval id="_x0000_s1061" style="position:absolute;left:672;top:960;width:240;height:240;v-text-anchor:middle" filled="f" fillcolor="#0c9">
                <v:textbox inset=".15256mm,.07628mm,.15256mm,.07628mm"/>
              </v:oval>
              <v:line id="_x0000_s1062" style="position:absolute;flip:y;v-text-anchor:middle" from="768,1006" to="828,1152">
                <v:stroke endarrow="block"/>
              </v:line>
            </v:group>
            <v:group id="_x0000_s1063" style="position:absolute;left:2858;top:8583;width:845;height:802;rotation:-11723696fd;flip:x y;mso-wrap-style:none;v-text-anchor:middle" coordorigin="672,960" coordsize="240,240">
              <v:oval id="_x0000_s1064" style="position:absolute;left:672;top:960;width:240;height:240;v-text-anchor:middle" filled="f" fillcolor="#0c9">
                <v:textbox inset=".15256mm,.07628mm,.15256mm,.07628mm"/>
              </v:oval>
              <v:line id="_x0000_s1065" style="position:absolute;flip:y;v-text-anchor:middle" from="768,1006" to="828,1152">
                <v:stroke endarrow="block"/>
              </v:line>
            </v:group>
            <v:group id="_x0000_s1066" style="position:absolute;left:1558;top:8560;width:845;height:803;rotation:-11723696fd;flip:x y;mso-wrap-style:none;v-text-anchor:middle" coordorigin="672,960" coordsize="240,240">
              <v:oval id="_x0000_s1067" style="position:absolute;left:672;top:960;width:240;height:240;v-text-anchor:middle" filled="f" fillcolor="#0c9">
                <v:textbox inset=".15256mm,.07628mm,.15256mm,.07628mm"/>
              </v:oval>
              <v:line id="_x0000_s1068" style="position:absolute;flip:y;v-text-anchor:middle" from="768,1006" to="828,1152">
                <v:stroke endarrow="block"/>
              </v:line>
            </v:group>
            <v:group id="_x0000_s1069" style="position:absolute;left:2960;top:5593;width:845;height:802;rotation:-11723696fd;flip:x y;mso-wrap-style:none;v-text-anchor:middle" coordorigin="672,960" coordsize="240,240">
              <v:oval id="_x0000_s1070" style="position:absolute;left:672;top:960;width:240;height:240;v-text-anchor:middle" filled="f" fillcolor="#0c9">
                <v:textbox inset=".15256mm,.07628mm,.15256mm,.07628mm"/>
              </v:oval>
              <v:line id="_x0000_s1071" style="position:absolute;flip:y;v-text-anchor:middle" from="768,1006" to="828,1152">
                <v:stroke endarrow="block"/>
              </v:line>
            </v:group>
            <v:group id="_x0000_s1072" style="position:absolute;left:4138;top:8605;width:845;height:803;rotation:-11723696fd;flip:x y;mso-wrap-style:none;v-text-anchor:middle" coordorigin="672,960" coordsize="240,240">
              <v:oval id="_x0000_s1073" style="position:absolute;left:672;top:960;width:240;height:240;v-text-anchor:middle" filled="f" fillcolor="#0c9">
                <v:textbox inset=".15256mm,.07628mm,.15256mm,.07628mm"/>
              </v:oval>
              <v:line id="_x0000_s1074" style="position:absolute;flip:y;v-text-anchor:middle" from="768,1006" to="828,1152">
                <v:stroke endarrow="block"/>
              </v:line>
            </v:group>
            <v:group id="_x0000_s1075" style="position:absolute;left:5413;top:8613;width:845;height:802;rotation:-11723696fd;flip:x y;mso-wrap-style:none;v-text-anchor:middle" coordorigin="672,960" coordsize="240,240">
              <v:oval id="_x0000_s1076" style="position:absolute;left:672;top:960;width:240;height:240;v-text-anchor:middle" filled="f" fillcolor="#0c9">
                <v:textbox inset=".15256mm,.07628mm,.15256mm,.07628mm"/>
              </v:oval>
              <v:line id="_x0000_s1077" style="position:absolute;flip:y;v-text-anchor:middle" from="768,1006" to="828,1152">
                <v:stroke endarrow="block"/>
              </v:line>
            </v:group>
            <v:group id="_x0000_s1078" style="position:absolute;left:6710;top:8625;width:845;height:803;rotation:-11723696fd;flip:x y;mso-wrap-style:none;v-text-anchor:middle" coordorigin="672,960" coordsize="240,240">
              <v:oval id="_x0000_s1079" style="position:absolute;left:672;top:960;width:240;height:240;v-text-anchor:middle" filled="f" fillcolor="#0c9">
                <v:textbox inset=".15256mm,.07628mm,.15256mm,.07628mm"/>
              </v:oval>
              <v:line id="_x0000_s1080" style="position:absolute;flip:y;v-text-anchor:middle" from="768,1006" to="828,1152">
                <v:stroke endarrow="block"/>
              </v:line>
            </v:group>
            <v:group id="_x0000_s1081" style="position:absolute;left:7985;top:8605;width:845;height:803;rotation:-11723696fd;flip:x y;mso-wrap-style:none;v-text-anchor:middle" coordorigin="672,960" coordsize="240,240">
              <v:oval id="_x0000_s1082" style="position:absolute;left:672;top:960;width:240;height:240;v-text-anchor:middle" filled="f" fillcolor="#0c9">
                <v:textbox inset=".15256mm,.07628mm,.15256mm,.07628mm"/>
              </v:oval>
              <v:line id="_x0000_s1083" style="position:absolute;flip:y;v-text-anchor:middle" from="768,1006" to="828,1152">
                <v:stroke endarrow="block"/>
              </v:line>
            </v:group>
            <v:group id="_x0000_s1084" style="position:absolute;left:9253;top:8598;width:845;height:802;rotation:-11723696fd;flip:x y;mso-wrap-style:none;v-text-anchor:middle" coordorigin="672,960" coordsize="240,240">
              <v:oval id="_x0000_s1085" style="position:absolute;left:672;top:960;width:240;height:240;v-text-anchor:middle" filled="f" fillcolor="#0c9">
                <v:textbox inset=".15256mm,.07628mm,.15256mm,.07628mm"/>
              </v:oval>
              <v:line id="_x0000_s1086" style="position:absolute;flip:y;v-text-anchor:middle" from="768,1006" to="828,1152">
                <v:stroke endarrow="block"/>
              </v:line>
            </v:group>
            <v:group id="_x0000_s1087" style="position:absolute;left:10528;top:8613;width:845;height:802;rotation:-11723696fd;flip:x y;mso-wrap-style:none;v-text-anchor:middle" coordorigin="672,960" coordsize="240,240">
              <v:oval id="_x0000_s1088" style="position:absolute;left:672;top:960;width:240;height:240;v-text-anchor:middle" filled="f" fillcolor="#0c9">
                <v:textbox inset=".15256mm,.07628mm,.15256mm,.07628mm"/>
              </v:oval>
              <v:line id="_x0000_s1089" style="position:absolute;flip:y;v-text-anchor:middle" from="768,1006" to="828,1152">
                <v:stroke endarrow="block"/>
              </v:line>
            </v:group>
            <v:group id="_x0000_s1090" style="position:absolute;left:11803;top:8613;width:845;height:802;rotation:-11723696fd;flip:x y;mso-wrap-style:none;v-text-anchor:middle" coordorigin="672,960" coordsize="240,240">
              <v:oval id="_x0000_s1091" style="position:absolute;left:672;top:960;width:240;height:240;v-text-anchor:middle" filled="f" fillcolor="#0c9">
                <v:textbox inset=".15256mm,.07628mm,.15256mm,.07628mm"/>
              </v:oval>
              <v:line id="_x0000_s1092" style="position:absolute;flip:y;v-text-anchor:middle" from="768,1006" to="828,1152">
                <v:stroke endarrow="block"/>
              </v:line>
            </v:group>
            <v:rect id="_x0000_s1093" style="position:absolute;left:10385;top:5790;width:1155;height:428;v-text-anchor:middle" fillcolor="#0c9">
              <v:textbox style="mso-next-textbox:#_x0000_s1093">
                <w:txbxContent>
                  <w:p w:rsidR="001049B1" w:rsidRDefault="001049B1" w:rsidP="00AD2470">
                    <w:pPr>
                      <w:autoSpaceDE w:val="0"/>
                      <w:autoSpaceDN w:val="0"/>
                      <w:adjustRightInd w:val="0"/>
                      <w:jc w:val="center"/>
                      <w:rPr>
                        <w:rFonts w:ascii="Impact" w:hAnsi="Impact"/>
                        <w:i/>
                        <w:iCs/>
                        <w:color w:val="000000"/>
                        <w:szCs w:val="24"/>
                      </w:rPr>
                    </w:pPr>
                    <w:r>
                      <w:rPr>
                        <w:rFonts w:ascii="Impact" w:hAnsi="Impact"/>
                        <w:i/>
                        <w:iCs/>
                        <w:color w:val="000000"/>
                        <w:szCs w:val="24"/>
                      </w:rPr>
                      <w:t>8888</w:t>
                    </w:r>
                  </w:p>
                </w:txbxContent>
              </v:textbox>
            </v:rect>
            <v:rect id="_x0000_s1094" style="position:absolute;left:11975;top:5790;width:1155;height:428;v-text-anchor:middle" fillcolor="#0c9">
              <v:textbox style="mso-next-textbox:#_x0000_s1094">
                <w:txbxContent>
                  <w:p w:rsidR="001049B1" w:rsidRDefault="001049B1" w:rsidP="00AD2470">
                    <w:pPr>
                      <w:autoSpaceDE w:val="0"/>
                      <w:autoSpaceDN w:val="0"/>
                      <w:adjustRightInd w:val="0"/>
                      <w:jc w:val="center"/>
                      <w:rPr>
                        <w:rFonts w:ascii="Impact" w:hAnsi="Impact"/>
                        <w:i/>
                        <w:iCs/>
                        <w:color w:val="000000"/>
                        <w:szCs w:val="24"/>
                      </w:rPr>
                    </w:pPr>
                    <w:r>
                      <w:rPr>
                        <w:rFonts w:ascii="Impact" w:hAnsi="Impact"/>
                        <w:i/>
                        <w:iCs/>
                        <w:color w:val="000000"/>
                        <w:szCs w:val="24"/>
                      </w:rPr>
                      <w:t>8888</w:t>
                    </w:r>
                  </w:p>
                </w:txbxContent>
              </v:textbox>
            </v:rect>
            <v:rect id="_x0000_s1095" style="position:absolute;left:8808;top:5788;width:1155;height:427;v-text-anchor:middle" fillcolor="#0c9">
              <v:textbox style="mso-next-textbox:#_x0000_s1095">
                <w:txbxContent>
                  <w:p w:rsidR="001049B1" w:rsidRDefault="001049B1" w:rsidP="00AD2470">
                    <w:pPr>
                      <w:autoSpaceDE w:val="0"/>
                      <w:autoSpaceDN w:val="0"/>
                      <w:adjustRightInd w:val="0"/>
                      <w:jc w:val="center"/>
                      <w:rPr>
                        <w:rFonts w:ascii="Impact" w:hAnsi="Impact"/>
                        <w:i/>
                        <w:iCs/>
                        <w:color w:val="000000"/>
                        <w:szCs w:val="24"/>
                      </w:rPr>
                    </w:pPr>
                    <w:r>
                      <w:rPr>
                        <w:rFonts w:ascii="Impact" w:hAnsi="Impact"/>
                        <w:i/>
                        <w:iCs/>
                        <w:color w:val="000000"/>
                        <w:szCs w:val="24"/>
                      </w:rPr>
                      <w:t>8888</w:t>
                    </w:r>
                  </w:p>
                </w:txbxContent>
              </v:textbox>
            </v:rect>
            <v:rect id="_x0000_s1096" style="position:absolute;left:7225;top:5780;width:1155;height:428;v-text-anchor:middle" fillcolor="#0c9">
              <v:textbox style="mso-next-textbox:#_x0000_s1096">
                <w:txbxContent>
                  <w:p w:rsidR="001049B1" w:rsidRDefault="001049B1" w:rsidP="00AD2470">
                    <w:pPr>
                      <w:autoSpaceDE w:val="0"/>
                      <w:autoSpaceDN w:val="0"/>
                      <w:adjustRightInd w:val="0"/>
                      <w:jc w:val="center"/>
                      <w:rPr>
                        <w:rFonts w:ascii="Impact" w:hAnsi="Impact"/>
                        <w:i/>
                        <w:iCs/>
                        <w:color w:val="000000"/>
                        <w:szCs w:val="24"/>
                      </w:rPr>
                    </w:pPr>
                    <w:r>
                      <w:rPr>
                        <w:rFonts w:ascii="Impact" w:hAnsi="Impact"/>
                        <w:i/>
                        <w:iCs/>
                        <w:color w:val="000000"/>
                        <w:szCs w:val="24"/>
                      </w:rPr>
                      <w:t>8888</w:t>
                    </w:r>
                  </w:p>
                </w:txbxContent>
              </v:textbox>
            </v:rect>
            <v:rect id="_x0000_s1097" style="position:absolute;left:5643;top:5795;width:1155;height:428;v-text-anchor:middle" fillcolor="#0c9">
              <v:textbox style="mso-next-textbox:#_x0000_s1097">
                <w:txbxContent>
                  <w:p w:rsidR="001049B1" w:rsidRDefault="001049B1" w:rsidP="00AD2470">
                    <w:pPr>
                      <w:autoSpaceDE w:val="0"/>
                      <w:autoSpaceDN w:val="0"/>
                      <w:adjustRightInd w:val="0"/>
                      <w:jc w:val="center"/>
                      <w:rPr>
                        <w:rFonts w:ascii="Impact" w:hAnsi="Impact"/>
                        <w:i/>
                        <w:iCs/>
                        <w:color w:val="000000"/>
                        <w:szCs w:val="24"/>
                      </w:rPr>
                    </w:pPr>
                    <w:r>
                      <w:rPr>
                        <w:rFonts w:ascii="Impact" w:hAnsi="Impact"/>
                        <w:i/>
                        <w:iCs/>
                        <w:color w:val="000000"/>
                        <w:szCs w:val="24"/>
                      </w:rPr>
                      <w:t>8888</w:t>
                    </w:r>
                  </w:p>
                </w:txbxContent>
              </v:textbox>
            </v:rect>
            <v:group id="_x0000_s1098" style="position:absolute;left:13605;top:5575;width:845;height:803;rotation:-11723696fd;flip:x y;mso-wrap-style:none;v-text-anchor:middle" coordorigin="672,960" coordsize="240,240">
              <v:oval id="_x0000_s1099" style="position:absolute;left:672;top:960;width:240;height:240;v-text-anchor:middle" filled="f" fillcolor="#0c9">
                <v:textbox inset=".15256mm,.07628mm,.15256mm,.07628mm"/>
              </v:oval>
              <v:line id="_x0000_s1100" style="position:absolute;flip:y;v-text-anchor:middle" from="768,1006" to="828,1152">
                <v:stroke endarrow="block"/>
              </v:line>
            </v:group>
            <v:oval id="_x0000_s1101" style="position:absolute;left:7025;top:2865;width:480;height:480;rotation:-11723696fd;flip:x y;v-text-anchor:middle" fillcolor="#ccf">
              <v:textbox style="mso-next-textbox:#_x0000_s1101" inset=".15256mm,.07628mm,.15256mm,.07628mm">
                <w:txbxContent>
                  <w:p w:rsidR="001049B1" w:rsidRDefault="001049B1" w:rsidP="00AD2470">
                    <w:pPr>
                      <w:autoSpaceDE w:val="0"/>
                      <w:autoSpaceDN w:val="0"/>
                      <w:adjustRightInd w:val="0"/>
                      <w:jc w:val="center"/>
                      <w:rPr>
                        <w:b/>
                        <w:bCs/>
                        <w:color w:val="000000"/>
                      </w:rPr>
                    </w:pPr>
                    <w:r>
                      <w:rPr>
                        <w:b/>
                        <w:bCs/>
                        <w:color w:val="000000"/>
                      </w:rPr>
                      <w:t>5</w:t>
                    </w:r>
                  </w:p>
                </w:txbxContent>
              </v:textbox>
            </v:oval>
            <v:oval id="_x0000_s1102" style="position:absolute;left:5840;top:2843;width:480;height:480;rotation:-11723696fd;flip:x y;v-text-anchor:middle" fillcolor="#ccf">
              <v:textbox style="mso-next-textbox:#_x0000_s1102" inset=".15256mm,.07628mm,.15256mm,.07628mm">
                <w:txbxContent>
                  <w:p w:rsidR="001049B1" w:rsidRDefault="001049B1" w:rsidP="00AD2470">
                    <w:pPr>
                      <w:autoSpaceDE w:val="0"/>
                      <w:autoSpaceDN w:val="0"/>
                      <w:adjustRightInd w:val="0"/>
                      <w:jc w:val="center"/>
                      <w:rPr>
                        <w:b/>
                        <w:bCs/>
                        <w:color w:val="000000"/>
                      </w:rPr>
                    </w:pPr>
                    <w:r>
                      <w:rPr>
                        <w:b/>
                        <w:bCs/>
                        <w:color w:val="000000"/>
                      </w:rPr>
                      <w:t>4</w:t>
                    </w:r>
                  </w:p>
                </w:txbxContent>
              </v:textbox>
            </v:oval>
            <v:oval id="_x0000_s1103" style="position:absolute;left:4558;top:2858;width:480;height:480;rotation:-11723696fd;flip:x y;v-text-anchor:middle" fillcolor="#ccf">
              <v:textbox style="mso-next-textbox:#_x0000_s1103" inset=".15256mm,.07628mm,.15256mm,.07628mm">
                <w:txbxContent>
                  <w:p w:rsidR="001049B1" w:rsidRDefault="001049B1" w:rsidP="00AD2470">
                    <w:pPr>
                      <w:autoSpaceDE w:val="0"/>
                      <w:autoSpaceDN w:val="0"/>
                      <w:adjustRightInd w:val="0"/>
                      <w:jc w:val="center"/>
                      <w:rPr>
                        <w:b/>
                        <w:bCs/>
                        <w:color w:val="000000"/>
                      </w:rPr>
                    </w:pPr>
                    <w:r>
                      <w:rPr>
                        <w:b/>
                        <w:bCs/>
                        <w:color w:val="000000"/>
                      </w:rPr>
                      <w:t>3</w:t>
                    </w:r>
                  </w:p>
                </w:txbxContent>
              </v:textbox>
            </v:oval>
            <v:oval id="_x0000_s1104" style="position:absolute;left:3290;top:2835;width:480;height:480;rotation:-11723696fd;flip:x y;v-text-anchor:middle" fillcolor="#ccf">
              <v:textbox style="mso-next-textbox:#_x0000_s1104" inset=".15256mm,.07628mm,.15256mm,.07628mm">
                <w:txbxContent>
                  <w:p w:rsidR="001049B1" w:rsidRDefault="001049B1" w:rsidP="00AD2470">
                    <w:pPr>
                      <w:autoSpaceDE w:val="0"/>
                      <w:autoSpaceDN w:val="0"/>
                      <w:adjustRightInd w:val="0"/>
                      <w:jc w:val="center"/>
                      <w:rPr>
                        <w:b/>
                        <w:bCs/>
                        <w:color w:val="000000"/>
                      </w:rPr>
                    </w:pPr>
                    <w:r>
                      <w:rPr>
                        <w:b/>
                        <w:bCs/>
                        <w:color w:val="000000"/>
                      </w:rPr>
                      <w:t>2</w:t>
                    </w:r>
                  </w:p>
                </w:txbxContent>
              </v:textbox>
            </v:oval>
            <v:oval id="_x0000_s1105" style="position:absolute;left:12268;top:2745;width:480;height:480;rotation:-11723696fd;flip:x y;v-text-anchor:middle" fillcolor="#ccf">
              <v:textbox style="mso-next-textbox:#_x0000_s1105" inset=".15256mm,.07628mm,.15256mm,.07628mm">
                <w:txbxContent>
                  <w:p w:rsidR="001049B1" w:rsidRDefault="001049B1" w:rsidP="00AD2470">
                    <w:pPr>
                      <w:autoSpaceDE w:val="0"/>
                      <w:autoSpaceDN w:val="0"/>
                      <w:adjustRightInd w:val="0"/>
                      <w:jc w:val="center"/>
                      <w:rPr>
                        <w:b/>
                        <w:bCs/>
                        <w:color w:val="000000"/>
                      </w:rPr>
                    </w:pPr>
                    <w:r>
                      <w:rPr>
                        <w:b/>
                        <w:bCs/>
                        <w:color w:val="000000"/>
                      </w:rPr>
                      <w:t>9</w:t>
                    </w:r>
                  </w:p>
                </w:txbxContent>
              </v:textbox>
            </v:oval>
            <v:oval id="_x0000_s1106" style="position:absolute;left:8475;top:2820;width:480;height:480;rotation:-11723696fd;flip:x y;v-text-anchor:middle" fillcolor="#ccf">
              <v:textbox style="mso-next-textbox:#_x0000_s1106" inset=".15256mm,.07628mm,.15256mm,.07628mm">
                <w:txbxContent>
                  <w:p w:rsidR="001049B1" w:rsidRDefault="001049B1" w:rsidP="00AD2470">
                    <w:pPr>
                      <w:autoSpaceDE w:val="0"/>
                      <w:autoSpaceDN w:val="0"/>
                      <w:adjustRightInd w:val="0"/>
                      <w:jc w:val="center"/>
                      <w:rPr>
                        <w:b/>
                        <w:bCs/>
                        <w:color w:val="000000"/>
                      </w:rPr>
                    </w:pPr>
                    <w:r>
                      <w:rPr>
                        <w:b/>
                        <w:bCs/>
                        <w:color w:val="000000"/>
                      </w:rPr>
                      <w:t>6</w:t>
                    </w:r>
                  </w:p>
                </w:txbxContent>
              </v:textbox>
            </v:oval>
            <v:oval id="_x0000_s1107" style="position:absolute;left:9795;top:2820;width:480;height:480;rotation:-11723696fd;flip:x y;v-text-anchor:middle" fillcolor="#ccf">
              <v:textbox style="mso-next-textbox:#_x0000_s1107" inset=".15256mm,.07628mm,.15256mm,.07628mm">
                <w:txbxContent>
                  <w:p w:rsidR="001049B1" w:rsidRDefault="001049B1" w:rsidP="00AD2470">
                    <w:pPr>
                      <w:autoSpaceDE w:val="0"/>
                      <w:autoSpaceDN w:val="0"/>
                      <w:adjustRightInd w:val="0"/>
                      <w:jc w:val="center"/>
                      <w:rPr>
                        <w:b/>
                        <w:bCs/>
                        <w:color w:val="000000"/>
                      </w:rPr>
                    </w:pPr>
                    <w:r>
                      <w:rPr>
                        <w:b/>
                        <w:bCs/>
                        <w:color w:val="000000"/>
                      </w:rPr>
                      <w:t>7</w:t>
                    </w:r>
                  </w:p>
                </w:txbxContent>
              </v:textbox>
            </v:oval>
            <v:oval id="_x0000_s1108" style="position:absolute;left:10940;top:2775;width:480;height:480;rotation:-11723696fd;flip:x y;v-text-anchor:middle" fillcolor="#ccf">
              <v:textbox style="mso-next-textbox:#_x0000_s1108" inset=".15256mm,.07628mm,.15256mm,.07628mm">
                <w:txbxContent>
                  <w:p w:rsidR="001049B1" w:rsidRDefault="001049B1" w:rsidP="00AD2470">
                    <w:pPr>
                      <w:autoSpaceDE w:val="0"/>
                      <w:autoSpaceDN w:val="0"/>
                      <w:adjustRightInd w:val="0"/>
                      <w:jc w:val="center"/>
                      <w:rPr>
                        <w:b/>
                        <w:bCs/>
                        <w:color w:val="000000"/>
                      </w:rPr>
                    </w:pPr>
                    <w:r>
                      <w:rPr>
                        <w:b/>
                        <w:bCs/>
                        <w:color w:val="000000"/>
                      </w:rPr>
                      <w:t>8</w:t>
                    </w:r>
                  </w:p>
                </w:txbxContent>
              </v:textbox>
            </v:oval>
            <v:oval id="_x0000_s1109" style="position:absolute;left:13970;top:6173;width:480;height:480;rotation:-11723696fd;flip:x y;v-text-anchor:middle" fillcolor="#ccf">
              <v:textbox style="mso-next-textbox:#_x0000_s1109" inset=".15256mm,.07628mm,.15256mm,.07628mm">
                <w:txbxContent>
                  <w:p w:rsidR="001049B1" w:rsidRDefault="001049B1" w:rsidP="00AD2470">
                    <w:pPr>
                      <w:autoSpaceDE w:val="0"/>
                      <w:autoSpaceDN w:val="0"/>
                      <w:adjustRightInd w:val="0"/>
                      <w:jc w:val="center"/>
                      <w:rPr>
                        <w:b/>
                        <w:bCs/>
                        <w:color w:val="000000"/>
                      </w:rPr>
                    </w:pPr>
                    <w:r>
                      <w:rPr>
                        <w:b/>
                        <w:bCs/>
                        <w:color w:val="000000"/>
                      </w:rPr>
                      <w:t>18</w:t>
                    </w:r>
                  </w:p>
                </w:txbxContent>
              </v:textbox>
            </v:oval>
            <v:oval id="_x0000_s1110" style="position:absolute;left:1993;top:9203;width:480;height:480;rotation:-11723696fd;flip:x y;v-text-anchor:middle" fillcolor="#ccf">
              <v:textbox style="mso-next-textbox:#_x0000_s1110" inset=".15256mm,.07628mm,.15256mm,.07628mm">
                <w:txbxContent>
                  <w:p w:rsidR="001049B1" w:rsidRDefault="001049B1" w:rsidP="00AD2470">
                    <w:pPr>
                      <w:autoSpaceDE w:val="0"/>
                      <w:autoSpaceDN w:val="0"/>
                      <w:adjustRightInd w:val="0"/>
                      <w:jc w:val="center"/>
                      <w:rPr>
                        <w:b/>
                        <w:bCs/>
                        <w:color w:val="000000"/>
                      </w:rPr>
                    </w:pPr>
                    <w:r>
                      <w:rPr>
                        <w:b/>
                        <w:bCs/>
                        <w:color w:val="000000"/>
                      </w:rPr>
                      <w:t>19</w:t>
                    </w:r>
                  </w:p>
                </w:txbxContent>
              </v:textbox>
            </v:oval>
            <v:oval id="_x0000_s1111" style="position:absolute;left:9305;top:6203;width:480;height:480;rotation:-11723696fd;flip:x y;v-text-anchor:middle" fillcolor="#ccf">
              <v:textbox style="mso-next-textbox:#_x0000_s1111" inset=".15256mm,.07628mm,.15256mm,.07628mm">
                <w:txbxContent>
                  <w:p w:rsidR="001049B1" w:rsidRDefault="001049B1" w:rsidP="00AD2470">
                    <w:pPr>
                      <w:autoSpaceDE w:val="0"/>
                      <w:autoSpaceDN w:val="0"/>
                      <w:adjustRightInd w:val="0"/>
                      <w:jc w:val="center"/>
                      <w:rPr>
                        <w:b/>
                        <w:bCs/>
                        <w:color w:val="000000"/>
                      </w:rPr>
                    </w:pPr>
                    <w:r>
                      <w:rPr>
                        <w:b/>
                        <w:bCs/>
                        <w:color w:val="000000"/>
                      </w:rPr>
                      <w:t>15</w:t>
                    </w:r>
                  </w:p>
                </w:txbxContent>
              </v:textbox>
            </v:oval>
            <v:oval id="_x0000_s1112" style="position:absolute;left:10655;top:6195;width:480;height:480;rotation:-11723696fd;flip:x y;v-text-anchor:middle" fillcolor="#ccf">
              <v:textbox style="mso-next-textbox:#_x0000_s1112" inset=".15256mm,.07628mm,.15256mm,.07628mm">
                <w:txbxContent>
                  <w:p w:rsidR="001049B1" w:rsidRDefault="001049B1" w:rsidP="00AD2470">
                    <w:pPr>
                      <w:autoSpaceDE w:val="0"/>
                      <w:autoSpaceDN w:val="0"/>
                      <w:adjustRightInd w:val="0"/>
                      <w:jc w:val="center"/>
                      <w:rPr>
                        <w:b/>
                        <w:bCs/>
                        <w:color w:val="000000"/>
                      </w:rPr>
                    </w:pPr>
                    <w:r>
                      <w:rPr>
                        <w:b/>
                        <w:bCs/>
                        <w:color w:val="000000"/>
                      </w:rPr>
                      <w:t>16</w:t>
                    </w:r>
                  </w:p>
                </w:txbxContent>
              </v:textbox>
            </v:oval>
            <v:oval id="_x0000_s1113" style="position:absolute;left:12298;top:6188;width:480;height:480;rotation:-11723696fd;flip:x y;v-text-anchor:middle" fillcolor="#ccf">
              <v:textbox style="mso-next-textbox:#_x0000_s1113" inset=".15256mm,.07628mm,.15256mm,.07628mm">
                <w:txbxContent>
                  <w:p w:rsidR="001049B1" w:rsidRDefault="001049B1" w:rsidP="00AD2470">
                    <w:pPr>
                      <w:autoSpaceDE w:val="0"/>
                      <w:autoSpaceDN w:val="0"/>
                      <w:adjustRightInd w:val="0"/>
                      <w:jc w:val="center"/>
                      <w:rPr>
                        <w:b/>
                        <w:bCs/>
                        <w:color w:val="000000"/>
                      </w:rPr>
                    </w:pPr>
                    <w:r>
                      <w:rPr>
                        <w:b/>
                        <w:bCs/>
                        <w:color w:val="000000"/>
                      </w:rPr>
                      <w:t>17</w:t>
                    </w:r>
                  </w:p>
                </w:txbxContent>
              </v:textbox>
            </v:oval>
            <v:oval id="_x0000_s1114" style="position:absolute;left:3223;top:6300;width:480;height:480;rotation:-11723696fd;flip:x y;v-text-anchor:middle" fillcolor="#ccf">
              <v:textbox style="mso-next-textbox:#_x0000_s1114" inset=".15256mm,.07628mm,.15256mm,.07628mm">
                <w:txbxContent>
                  <w:p w:rsidR="001049B1" w:rsidRDefault="001049B1" w:rsidP="00AD2470">
                    <w:pPr>
                      <w:autoSpaceDE w:val="0"/>
                      <w:autoSpaceDN w:val="0"/>
                      <w:adjustRightInd w:val="0"/>
                      <w:jc w:val="center"/>
                      <w:rPr>
                        <w:b/>
                        <w:bCs/>
                        <w:color w:val="000000"/>
                      </w:rPr>
                    </w:pPr>
                    <w:r>
                      <w:rPr>
                        <w:b/>
                        <w:bCs/>
                        <w:color w:val="000000"/>
                      </w:rPr>
                      <w:t>11</w:t>
                    </w:r>
                  </w:p>
                </w:txbxContent>
              </v:textbox>
            </v:oval>
            <v:oval id="_x0000_s1115" style="position:absolute;left:4355;top:6165;width:480;height:480;rotation:-11723696fd;flip:x y;v-text-anchor:middle" fillcolor="#ccf">
              <v:textbox style="mso-next-textbox:#_x0000_s1115" inset=".15256mm,.07628mm,.15256mm,.07628mm">
                <w:txbxContent>
                  <w:p w:rsidR="001049B1" w:rsidRDefault="001049B1" w:rsidP="00AD2470">
                    <w:pPr>
                      <w:autoSpaceDE w:val="0"/>
                      <w:autoSpaceDN w:val="0"/>
                      <w:adjustRightInd w:val="0"/>
                      <w:jc w:val="center"/>
                      <w:rPr>
                        <w:b/>
                        <w:bCs/>
                        <w:color w:val="000000"/>
                      </w:rPr>
                    </w:pPr>
                    <w:r>
                      <w:rPr>
                        <w:b/>
                        <w:bCs/>
                        <w:color w:val="000000"/>
                      </w:rPr>
                      <w:t>12</w:t>
                    </w:r>
                  </w:p>
                </w:txbxContent>
              </v:textbox>
            </v:oval>
            <v:oval id="_x0000_s1116" style="position:absolute;left:5953;top:6195;width:480;height:480;rotation:-11723696fd;flip:x y;v-text-anchor:middle" fillcolor="#ccf">
              <v:textbox style="mso-next-textbox:#_x0000_s1116" inset=".15256mm,.07628mm,.15256mm,.07628mm">
                <w:txbxContent>
                  <w:p w:rsidR="001049B1" w:rsidRDefault="001049B1" w:rsidP="00AD2470">
                    <w:pPr>
                      <w:autoSpaceDE w:val="0"/>
                      <w:autoSpaceDN w:val="0"/>
                      <w:adjustRightInd w:val="0"/>
                      <w:jc w:val="center"/>
                      <w:rPr>
                        <w:b/>
                        <w:bCs/>
                        <w:color w:val="000000"/>
                      </w:rPr>
                    </w:pPr>
                    <w:r>
                      <w:rPr>
                        <w:b/>
                        <w:bCs/>
                        <w:color w:val="000000"/>
                      </w:rPr>
                      <w:t>13</w:t>
                    </w:r>
                  </w:p>
                </w:txbxContent>
              </v:textbox>
            </v:oval>
            <v:oval id="_x0000_s1117" style="position:absolute;left:7580;top:6158;width:480;height:480;rotation:-11723696fd;flip:x y;v-text-anchor:middle" fillcolor="#ccf">
              <v:textbox style="mso-next-textbox:#_x0000_s1117" inset=".15256mm,.07628mm,.15256mm,.07628mm">
                <w:txbxContent>
                  <w:p w:rsidR="001049B1" w:rsidRDefault="001049B1" w:rsidP="00AD2470">
                    <w:pPr>
                      <w:autoSpaceDE w:val="0"/>
                      <w:autoSpaceDN w:val="0"/>
                      <w:adjustRightInd w:val="0"/>
                      <w:jc w:val="center"/>
                      <w:rPr>
                        <w:b/>
                        <w:bCs/>
                        <w:color w:val="000000"/>
                      </w:rPr>
                    </w:pPr>
                    <w:r>
                      <w:rPr>
                        <w:b/>
                        <w:bCs/>
                        <w:color w:val="000000"/>
                      </w:rPr>
                      <w:t>14</w:t>
                    </w:r>
                  </w:p>
                </w:txbxContent>
              </v:textbox>
            </v:oval>
            <v:oval id="_x0000_s1118" style="position:absolute;left:1925;top:6300;width:480;height:480;rotation:-11723696fd;flip:x y;v-text-anchor:middle" fillcolor="#ccf">
              <v:textbox style="mso-next-textbox:#_x0000_s1118" inset=".15256mm,.07628mm,.15256mm,.07628mm">
                <w:txbxContent>
                  <w:p w:rsidR="001049B1" w:rsidRDefault="001049B1" w:rsidP="00AD2470">
                    <w:pPr>
                      <w:autoSpaceDE w:val="0"/>
                      <w:autoSpaceDN w:val="0"/>
                      <w:adjustRightInd w:val="0"/>
                      <w:jc w:val="center"/>
                      <w:rPr>
                        <w:b/>
                        <w:bCs/>
                        <w:color w:val="000000"/>
                      </w:rPr>
                    </w:pPr>
                    <w:r>
                      <w:rPr>
                        <w:b/>
                        <w:bCs/>
                        <w:color w:val="000000"/>
                      </w:rPr>
                      <w:t>10</w:t>
                    </w:r>
                  </w:p>
                </w:txbxContent>
              </v:textbox>
            </v:oval>
            <v:oval id="_x0000_s1119" style="position:absolute;left:3325;top:9098;width:480;height:480;rotation:-11723696fd;flip:x y;v-text-anchor:middle" fillcolor="#ccf">
              <v:textbox style="mso-next-textbox:#_x0000_s1119" inset=".15256mm,.07628mm,.15256mm,.07628mm">
                <w:txbxContent>
                  <w:p w:rsidR="001049B1" w:rsidRDefault="001049B1" w:rsidP="00AD2470">
                    <w:pPr>
                      <w:autoSpaceDE w:val="0"/>
                      <w:autoSpaceDN w:val="0"/>
                      <w:adjustRightInd w:val="0"/>
                      <w:jc w:val="center"/>
                      <w:rPr>
                        <w:b/>
                        <w:bCs/>
                        <w:color w:val="000000"/>
                      </w:rPr>
                    </w:pPr>
                    <w:r>
                      <w:rPr>
                        <w:b/>
                        <w:bCs/>
                        <w:color w:val="000000"/>
                      </w:rPr>
                      <w:t>20</w:t>
                    </w:r>
                  </w:p>
                </w:txbxContent>
              </v:textbox>
            </v:oval>
            <v:oval id="_x0000_s1120" style="position:absolute;left:5840;top:9285;width:480;height:480;rotation:-11723696fd;flip:x y;v-text-anchor:middle" fillcolor="#ccf">
              <v:textbox style="mso-next-textbox:#_x0000_s1120" inset=".15256mm,.07628mm,.15256mm,.07628mm">
                <w:txbxContent>
                  <w:p w:rsidR="001049B1" w:rsidRDefault="001049B1" w:rsidP="00AD2470">
                    <w:pPr>
                      <w:autoSpaceDE w:val="0"/>
                      <w:autoSpaceDN w:val="0"/>
                      <w:adjustRightInd w:val="0"/>
                      <w:jc w:val="center"/>
                      <w:rPr>
                        <w:b/>
                        <w:bCs/>
                        <w:color w:val="000000"/>
                      </w:rPr>
                    </w:pPr>
                    <w:r>
                      <w:rPr>
                        <w:b/>
                        <w:bCs/>
                        <w:color w:val="000000"/>
                      </w:rPr>
                      <w:t>22</w:t>
                    </w:r>
                  </w:p>
                </w:txbxContent>
              </v:textbox>
            </v:oval>
            <v:oval id="_x0000_s1121" style="position:absolute;left:4558;top:9240;width:480;height:480;rotation:-11723696fd;flip:x y;v-text-anchor:middle" fillcolor="#ccf">
              <v:textbox style="mso-next-textbox:#_x0000_s1121" inset=".15256mm,.07628mm,.15256mm,.07628mm">
                <w:txbxContent>
                  <w:p w:rsidR="001049B1" w:rsidRDefault="001049B1" w:rsidP="00AD2470">
                    <w:pPr>
                      <w:autoSpaceDE w:val="0"/>
                      <w:autoSpaceDN w:val="0"/>
                      <w:adjustRightInd w:val="0"/>
                      <w:jc w:val="center"/>
                      <w:rPr>
                        <w:b/>
                        <w:bCs/>
                        <w:color w:val="000000"/>
                      </w:rPr>
                    </w:pPr>
                    <w:r>
                      <w:rPr>
                        <w:b/>
                        <w:bCs/>
                        <w:color w:val="000000"/>
                      </w:rPr>
                      <w:t>21</w:t>
                    </w:r>
                  </w:p>
                </w:txbxContent>
              </v:textbox>
            </v:oval>
            <v:oval id="_x0000_s1122" style="position:absolute;left:9618;top:9203;width:480;height:480;rotation:-11723696fd;flip:x y;v-text-anchor:middle" fillcolor="#ccf">
              <v:textbox style="mso-next-textbox:#_x0000_s1122" inset=".15256mm,.07628mm,.15256mm,.07628mm">
                <w:txbxContent>
                  <w:p w:rsidR="001049B1" w:rsidRDefault="001049B1" w:rsidP="00AD2470">
                    <w:pPr>
                      <w:autoSpaceDE w:val="0"/>
                      <w:autoSpaceDN w:val="0"/>
                      <w:adjustRightInd w:val="0"/>
                      <w:jc w:val="center"/>
                      <w:rPr>
                        <w:b/>
                        <w:bCs/>
                        <w:color w:val="000000"/>
                      </w:rPr>
                    </w:pPr>
                    <w:r>
                      <w:rPr>
                        <w:b/>
                        <w:bCs/>
                        <w:color w:val="000000"/>
                      </w:rPr>
                      <w:t>25</w:t>
                    </w:r>
                  </w:p>
                </w:txbxContent>
              </v:textbox>
            </v:oval>
            <v:oval id="_x0000_s1123" style="position:absolute;left:7100;top:9248;width:480;height:480;rotation:-11723696fd;flip:x y;v-text-anchor:middle" fillcolor="#ccf">
              <v:textbox style="mso-next-textbox:#_x0000_s1123" inset=".15256mm,.07628mm,.15256mm,.07628mm">
                <w:txbxContent>
                  <w:p w:rsidR="001049B1" w:rsidRDefault="001049B1" w:rsidP="00AD2470">
                    <w:pPr>
                      <w:autoSpaceDE w:val="0"/>
                      <w:autoSpaceDN w:val="0"/>
                      <w:adjustRightInd w:val="0"/>
                      <w:jc w:val="center"/>
                      <w:rPr>
                        <w:b/>
                        <w:bCs/>
                        <w:color w:val="000000"/>
                      </w:rPr>
                    </w:pPr>
                    <w:r>
                      <w:rPr>
                        <w:b/>
                        <w:bCs/>
                        <w:color w:val="000000"/>
                      </w:rPr>
                      <w:t>23</w:t>
                    </w:r>
                  </w:p>
                </w:txbxContent>
              </v:textbox>
            </v:oval>
            <v:oval id="_x0000_s1124" style="position:absolute;left:8350;top:9210;width:480;height:480;rotation:-11723696fd;flip:x y;v-text-anchor:middle" fillcolor="#ccf">
              <v:textbox style="mso-next-textbox:#_x0000_s1124" inset=".15256mm,.07628mm,.15256mm,.07628mm">
                <w:txbxContent>
                  <w:p w:rsidR="001049B1" w:rsidRDefault="001049B1" w:rsidP="00AD2470">
                    <w:pPr>
                      <w:autoSpaceDE w:val="0"/>
                      <w:autoSpaceDN w:val="0"/>
                      <w:adjustRightInd w:val="0"/>
                      <w:jc w:val="center"/>
                      <w:rPr>
                        <w:b/>
                        <w:bCs/>
                        <w:color w:val="000000"/>
                      </w:rPr>
                    </w:pPr>
                    <w:r>
                      <w:rPr>
                        <w:b/>
                        <w:bCs/>
                        <w:color w:val="000000"/>
                      </w:rPr>
                      <w:t>24</w:t>
                    </w:r>
                  </w:p>
                </w:txbxContent>
              </v:textbox>
            </v:oval>
            <v:oval id="_x0000_s1125" style="position:absolute;left:11008;top:9225;width:480;height:480;rotation:-11723696fd;flip:x y;v-text-anchor:middle" fillcolor="#ccf">
              <v:textbox style="mso-next-textbox:#_x0000_s1125" inset=".15256mm,.07628mm,.15256mm,.07628mm">
                <w:txbxContent>
                  <w:p w:rsidR="001049B1" w:rsidRDefault="001049B1" w:rsidP="00AD2470">
                    <w:pPr>
                      <w:autoSpaceDE w:val="0"/>
                      <w:autoSpaceDN w:val="0"/>
                      <w:adjustRightInd w:val="0"/>
                      <w:jc w:val="center"/>
                      <w:rPr>
                        <w:b/>
                        <w:bCs/>
                        <w:color w:val="000000"/>
                      </w:rPr>
                    </w:pPr>
                    <w:r>
                      <w:rPr>
                        <w:b/>
                        <w:bCs/>
                        <w:color w:val="000000"/>
                      </w:rPr>
                      <w:t>26</w:t>
                    </w:r>
                  </w:p>
                </w:txbxContent>
              </v:textbox>
            </v:oval>
            <v:oval id="_x0000_s1126" style="position:absolute;left:12268;top:9098;width:480;height:480;rotation:-11723696fd;flip:x y;v-text-anchor:middle" fillcolor="#ccf">
              <v:textbox style="mso-next-textbox:#_x0000_s1126" inset=".15256mm,.07628mm,.15256mm,.07628mm">
                <w:txbxContent>
                  <w:p w:rsidR="001049B1" w:rsidRDefault="001049B1" w:rsidP="00AD2470">
                    <w:pPr>
                      <w:autoSpaceDE w:val="0"/>
                      <w:autoSpaceDN w:val="0"/>
                      <w:adjustRightInd w:val="0"/>
                      <w:jc w:val="center"/>
                      <w:rPr>
                        <w:b/>
                        <w:bCs/>
                        <w:color w:val="000000"/>
                      </w:rPr>
                    </w:pPr>
                    <w:r>
                      <w:rPr>
                        <w:b/>
                        <w:bCs/>
                        <w:color w:val="000000"/>
                      </w:rPr>
                      <w:t>27</w:t>
                    </w:r>
                  </w:p>
                </w:txbxContent>
              </v:textbox>
            </v:oval>
            <v:oval id="_x0000_s1127" style="position:absolute;left:1993;top:2820;width:480;height:480;rotation:-11723696fd;flip:x y;v-text-anchor:middle" fillcolor="#ccf">
              <v:textbox style="mso-next-textbox:#_x0000_s1127" inset=".15256mm,.07628mm,.15256mm,.07628mm">
                <w:txbxContent>
                  <w:p w:rsidR="001049B1" w:rsidRDefault="001049B1" w:rsidP="00AD2470">
                    <w:pPr>
                      <w:autoSpaceDE w:val="0"/>
                      <w:autoSpaceDN w:val="0"/>
                      <w:adjustRightInd w:val="0"/>
                      <w:jc w:val="center"/>
                      <w:rPr>
                        <w:b/>
                        <w:bCs/>
                        <w:color w:val="000000"/>
                      </w:rPr>
                    </w:pPr>
                    <w:r>
                      <w:rPr>
                        <w:b/>
                        <w:bCs/>
                        <w:color w:val="000000"/>
                      </w:rPr>
                      <w:t>1</w:t>
                    </w:r>
                  </w:p>
                </w:txbxContent>
              </v:textbox>
            </v:oval>
            <v:shapetype id="_x0000_t202" coordsize="21600,21600" o:spt="202" path="m,l,21600r21600,l21600,xe">
              <v:stroke joinstyle="miter"/>
              <v:path gradientshapeok="t" o:connecttype="rect"/>
            </v:shapetype>
            <v:shape id="_x0000_s1128" type="#_x0000_t202" style="position:absolute;left:4495;top:960;width:8960;height:530" filled="f" fillcolor="#0c9" stroked="f">
              <v:textbox style="mso-next-textbox:#_x0000_s1128">
                <w:txbxContent>
                  <w:p w:rsidR="001049B1" w:rsidRDefault="001049B1" w:rsidP="00AD2470">
                    <w:pPr>
                      <w:autoSpaceDE w:val="0"/>
                      <w:autoSpaceDN w:val="0"/>
                      <w:adjustRightInd w:val="0"/>
                      <w:rPr>
                        <w:b/>
                        <w:bCs/>
                        <w:color w:val="000000"/>
                        <w:sz w:val="32"/>
                        <w:szCs w:val="32"/>
                      </w:rPr>
                    </w:pPr>
                  </w:p>
                </w:txbxContent>
              </v:textbox>
            </v:shape>
            <v:rect id="_x0000_s1129" style="position:absolute;left:1275;top:1620;width:13585;height:8880;v-text-anchor:middle" filled="f" fillcolor="#0c9" strokeweight="2.25pt"/>
          </v:group>
        </w:pict>
      </w:r>
      <w:bookmarkEnd w:id="29"/>
    </w:p>
    <w:p w:rsidR="0048678D" w:rsidRDefault="0048678D" w:rsidP="00A33596">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Pr="0048678D" w:rsidRDefault="0048678D" w:rsidP="0048678D">
      <w:pPr>
        <w:rPr>
          <w:lang w:val="fr-CA"/>
        </w:rPr>
      </w:pPr>
    </w:p>
    <w:p w:rsidR="0048678D" w:rsidRDefault="0048678D" w:rsidP="0048678D">
      <w:pPr>
        <w:rPr>
          <w:lang w:val="fr-CA"/>
        </w:rPr>
      </w:pPr>
    </w:p>
    <w:p w:rsidR="0048678D" w:rsidRDefault="0048678D" w:rsidP="0048678D">
      <w:pPr>
        <w:jc w:val="right"/>
        <w:rPr>
          <w:lang w:val="fr-CA"/>
        </w:rPr>
        <w:sectPr w:rsidR="0048678D" w:rsidSect="00A33596">
          <w:pgSz w:w="16838" w:h="11906" w:orient="landscape"/>
          <w:pgMar w:top="720" w:right="720" w:bottom="720" w:left="720" w:header="708" w:footer="261" w:gutter="0"/>
          <w:cols w:space="708"/>
          <w:docGrid w:linePitch="360"/>
        </w:sectPr>
      </w:pPr>
    </w:p>
    <w:p w:rsidR="0048678D" w:rsidRDefault="0048678D" w:rsidP="0048678D">
      <w:pPr>
        <w:jc w:val="right"/>
        <w:rPr>
          <w:lang w:val="fr-CA"/>
        </w:rPr>
      </w:pPr>
    </w:p>
    <w:p w:rsidR="0048678D" w:rsidRDefault="0048678D" w:rsidP="008526E6">
      <w:pPr>
        <w:spacing w:before="200"/>
        <w:ind w:left="1134"/>
        <w:jc w:val="both"/>
        <w:rPr>
          <w:b/>
          <w:bCs/>
          <w:sz w:val="32"/>
          <w:lang w:val="fr-CA"/>
        </w:rPr>
      </w:pPr>
      <w:r>
        <w:rPr>
          <w:b/>
          <w:bCs/>
          <w:sz w:val="32"/>
          <w:lang w:val="fr-CA"/>
        </w:rPr>
        <w:t>Pupitre d'acquisitions des pressions et températures</w:t>
      </w:r>
    </w:p>
    <w:p w:rsidR="0048678D" w:rsidRDefault="0048678D" w:rsidP="0048678D">
      <w:pPr>
        <w:ind w:left="1418"/>
        <w:jc w:val="both"/>
        <w:rPr>
          <w:lang w:val="fr-CA"/>
        </w:rPr>
      </w:pPr>
    </w:p>
    <w:p w:rsidR="0048678D" w:rsidRDefault="0048678D" w:rsidP="008526E6">
      <w:pPr>
        <w:numPr>
          <w:ilvl w:val="0"/>
          <w:numId w:val="46"/>
        </w:numPr>
        <w:spacing w:before="200"/>
        <w:ind w:right="260"/>
        <w:rPr>
          <w:lang w:val="fr-CA"/>
        </w:rPr>
      </w:pPr>
      <w:r>
        <w:rPr>
          <w:lang w:val="fr-CA"/>
        </w:rPr>
        <w:t>Pression de la vapeur d'admission</w:t>
      </w:r>
    </w:p>
    <w:p w:rsidR="0048678D" w:rsidRDefault="0048678D" w:rsidP="008526E6">
      <w:pPr>
        <w:numPr>
          <w:ilvl w:val="0"/>
          <w:numId w:val="46"/>
        </w:numPr>
        <w:spacing w:before="200"/>
        <w:ind w:right="260"/>
        <w:rPr>
          <w:lang w:val="fr-CA"/>
        </w:rPr>
      </w:pPr>
      <w:r>
        <w:rPr>
          <w:lang w:val="fr-CA"/>
        </w:rPr>
        <w:t>Pression d'huile des sécurités ou consigne vers le régulateur de vitesse</w:t>
      </w:r>
    </w:p>
    <w:p w:rsidR="0048678D" w:rsidRDefault="0048678D" w:rsidP="008526E6">
      <w:pPr>
        <w:numPr>
          <w:ilvl w:val="0"/>
          <w:numId w:val="46"/>
        </w:numPr>
        <w:spacing w:before="200"/>
        <w:ind w:right="260"/>
        <w:rPr>
          <w:lang w:val="fr-CA"/>
        </w:rPr>
      </w:pPr>
      <w:r>
        <w:rPr>
          <w:lang w:val="fr-CA"/>
        </w:rPr>
        <w:t>Pression vapeur après modérateur</w:t>
      </w:r>
    </w:p>
    <w:p w:rsidR="0048678D" w:rsidRDefault="0048678D" w:rsidP="008526E6">
      <w:pPr>
        <w:numPr>
          <w:ilvl w:val="0"/>
          <w:numId w:val="46"/>
        </w:numPr>
        <w:spacing w:before="200"/>
        <w:ind w:right="260"/>
        <w:rPr>
          <w:lang w:val="fr-CA"/>
        </w:rPr>
      </w:pPr>
      <w:r>
        <w:rPr>
          <w:lang w:val="fr-CA"/>
        </w:rPr>
        <w:t>Pression de vapeur admise à la dernière soupape</w:t>
      </w:r>
    </w:p>
    <w:p w:rsidR="0048678D" w:rsidRDefault="00432415" w:rsidP="008526E6">
      <w:pPr>
        <w:numPr>
          <w:ilvl w:val="0"/>
          <w:numId w:val="46"/>
        </w:numPr>
        <w:spacing w:before="120"/>
        <w:ind w:left="1775" w:right="260" w:hanging="357"/>
        <w:rPr>
          <w:lang w:val="fr-CA"/>
        </w:rPr>
      </w:pPr>
      <w:r w:rsidRPr="00432415">
        <w:rPr>
          <w:noProof/>
          <w:sz w:val="20"/>
          <w:lang w:val="en-US"/>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30" type="#_x0000_t88" style="position:absolute;left:0;text-align:left;margin-left:95pt;margin-top:4.9pt;width:20.25pt;height:75pt;z-index:251667456"/>
        </w:pict>
      </w:r>
    </w:p>
    <w:p w:rsidR="0048678D" w:rsidRDefault="00432415" w:rsidP="008526E6">
      <w:pPr>
        <w:numPr>
          <w:ilvl w:val="0"/>
          <w:numId w:val="46"/>
        </w:numPr>
        <w:spacing w:before="120"/>
        <w:ind w:left="1775" w:right="260" w:hanging="357"/>
        <w:rPr>
          <w:lang w:val="fr-CA"/>
        </w:rPr>
      </w:pPr>
      <w:r w:rsidRPr="00432415">
        <w:rPr>
          <w:noProof/>
          <w:sz w:val="20"/>
          <w:lang w:val="en-US"/>
        </w:rPr>
        <w:pict>
          <v:shape id="_x0000_s1131" type="#_x0000_t202" style="position:absolute;left:0;text-align:left;margin-left:113.75pt;margin-top:8.5pt;width:246pt;height:28.5pt;z-index:251668480">
            <v:textbox>
              <w:txbxContent>
                <w:p w:rsidR="001049B1" w:rsidRDefault="001049B1" w:rsidP="0048678D">
                  <w:r>
                    <w:t>Manomètres non utilisés</w:t>
                  </w:r>
                </w:p>
              </w:txbxContent>
            </v:textbox>
          </v:shape>
        </w:pict>
      </w:r>
    </w:p>
    <w:p w:rsidR="0048678D" w:rsidRDefault="0048678D" w:rsidP="008526E6">
      <w:pPr>
        <w:numPr>
          <w:ilvl w:val="0"/>
          <w:numId w:val="46"/>
        </w:numPr>
        <w:spacing w:before="120"/>
        <w:ind w:left="1775" w:right="260" w:hanging="357"/>
        <w:rPr>
          <w:lang w:val="fr-CA"/>
        </w:rPr>
      </w:pPr>
      <w:r>
        <w:rPr>
          <w:lang w:val="fr-CA"/>
        </w:rPr>
        <w:t>1</w:t>
      </w:r>
    </w:p>
    <w:p w:rsidR="0048678D" w:rsidRDefault="0048678D" w:rsidP="008526E6">
      <w:pPr>
        <w:numPr>
          <w:ilvl w:val="0"/>
          <w:numId w:val="46"/>
        </w:numPr>
        <w:spacing w:before="200"/>
        <w:ind w:right="260"/>
        <w:rPr>
          <w:lang w:val="fr-CA"/>
        </w:rPr>
      </w:pPr>
      <w:r>
        <w:rPr>
          <w:lang w:val="fr-CA"/>
        </w:rPr>
        <w:t>1</w:t>
      </w:r>
    </w:p>
    <w:p w:rsidR="0048678D" w:rsidRDefault="0048678D" w:rsidP="008526E6">
      <w:pPr>
        <w:numPr>
          <w:ilvl w:val="0"/>
          <w:numId w:val="46"/>
        </w:numPr>
        <w:spacing w:before="240"/>
        <w:ind w:left="1775" w:right="260" w:hanging="357"/>
        <w:rPr>
          <w:lang w:val="fr-CA"/>
        </w:rPr>
      </w:pPr>
      <w:r>
        <w:rPr>
          <w:lang w:val="fr-CA"/>
        </w:rPr>
        <w:t>Pression de vapeur à l'échappement</w:t>
      </w:r>
    </w:p>
    <w:p w:rsidR="0048678D" w:rsidRDefault="0048678D" w:rsidP="008526E6">
      <w:pPr>
        <w:numPr>
          <w:ilvl w:val="0"/>
          <w:numId w:val="46"/>
        </w:numPr>
        <w:spacing w:before="120"/>
        <w:ind w:right="260"/>
        <w:rPr>
          <w:lang w:val="fr-CA"/>
        </w:rPr>
      </w:pPr>
      <w:r>
        <w:rPr>
          <w:lang w:val="fr-CA"/>
        </w:rPr>
        <w:t xml:space="preserve"> Pression d'huile avant filtres</w:t>
      </w:r>
    </w:p>
    <w:p w:rsidR="0048678D" w:rsidRDefault="0048678D" w:rsidP="008526E6">
      <w:pPr>
        <w:numPr>
          <w:ilvl w:val="0"/>
          <w:numId w:val="46"/>
        </w:numPr>
        <w:spacing w:before="120"/>
        <w:ind w:right="260"/>
        <w:rPr>
          <w:lang w:val="fr-CA"/>
        </w:rPr>
      </w:pPr>
      <w:r>
        <w:rPr>
          <w:lang w:val="fr-CA"/>
        </w:rPr>
        <w:t xml:space="preserve"> Pression d'huile de graissage</w:t>
      </w:r>
    </w:p>
    <w:p w:rsidR="0048678D" w:rsidRDefault="0048678D" w:rsidP="008526E6">
      <w:pPr>
        <w:numPr>
          <w:ilvl w:val="0"/>
          <w:numId w:val="46"/>
        </w:numPr>
        <w:spacing w:before="120"/>
        <w:ind w:right="260"/>
        <w:rPr>
          <w:lang w:val="fr-CA"/>
        </w:rPr>
      </w:pPr>
      <w:r>
        <w:rPr>
          <w:lang w:val="fr-CA"/>
        </w:rPr>
        <w:t xml:space="preserve"> Température </w:t>
      </w:r>
      <w:r w:rsidR="0080468D">
        <w:rPr>
          <w:lang w:val="fr-CA"/>
        </w:rPr>
        <w:t>de l’huile</w:t>
      </w:r>
      <w:r>
        <w:rPr>
          <w:lang w:val="fr-CA"/>
        </w:rPr>
        <w:t xml:space="preserve"> de graissage</w:t>
      </w:r>
    </w:p>
    <w:p w:rsidR="0048678D" w:rsidRDefault="0048678D" w:rsidP="008526E6">
      <w:pPr>
        <w:numPr>
          <w:ilvl w:val="0"/>
          <w:numId w:val="46"/>
        </w:numPr>
        <w:spacing w:before="120"/>
        <w:ind w:right="260"/>
        <w:rPr>
          <w:lang w:val="fr-CA"/>
        </w:rPr>
      </w:pPr>
      <w:r>
        <w:rPr>
          <w:lang w:val="fr-CA"/>
        </w:rPr>
        <w:t>Température de l'huile du palier de l'alternateur gauche</w:t>
      </w:r>
    </w:p>
    <w:p w:rsidR="0048678D" w:rsidRDefault="0048678D" w:rsidP="008526E6">
      <w:pPr>
        <w:numPr>
          <w:ilvl w:val="0"/>
          <w:numId w:val="46"/>
        </w:numPr>
        <w:spacing w:before="200"/>
        <w:ind w:right="260"/>
        <w:rPr>
          <w:lang w:val="fr-CA"/>
        </w:rPr>
      </w:pPr>
      <w:r>
        <w:rPr>
          <w:lang w:val="fr-CA"/>
        </w:rPr>
        <w:t xml:space="preserve">Température de l'huile du palier de la turbine coté gauche </w:t>
      </w:r>
    </w:p>
    <w:p w:rsidR="0048678D" w:rsidRDefault="0048678D" w:rsidP="008526E6">
      <w:pPr>
        <w:numPr>
          <w:ilvl w:val="0"/>
          <w:numId w:val="46"/>
        </w:numPr>
        <w:spacing w:before="120"/>
        <w:ind w:left="1775" w:right="260" w:hanging="357"/>
        <w:rPr>
          <w:lang w:val="fr-CA"/>
        </w:rPr>
      </w:pPr>
      <w:r>
        <w:rPr>
          <w:lang w:val="fr-CA"/>
        </w:rPr>
        <w:t>Température de l'huile du palier de la turbine coté droit</w:t>
      </w:r>
    </w:p>
    <w:p w:rsidR="0048678D" w:rsidRDefault="0048678D" w:rsidP="008526E6">
      <w:pPr>
        <w:numPr>
          <w:ilvl w:val="0"/>
          <w:numId w:val="46"/>
        </w:numPr>
        <w:spacing w:before="120"/>
        <w:ind w:left="1775" w:right="260" w:hanging="357"/>
        <w:rPr>
          <w:lang w:val="fr-CA"/>
        </w:rPr>
      </w:pPr>
      <w:r>
        <w:rPr>
          <w:lang w:val="fr-CA"/>
        </w:rPr>
        <w:t>Température de la vapeur admise</w:t>
      </w:r>
    </w:p>
    <w:p w:rsidR="0048678D" w:rsidRDefault="0048678D" w:rsidP="008526E6">
      <w:pPr>
        <w:numPr>
          <w:ilvl w:val="0"/>
          <w:numId w:val="46"/>
        </w:numPr>
        <w:spacing w:before="120"/>
        <w:ind w:left="1775" w:right="260" w:hanging="357"/>
        <w:rPr>
          <w:lang w:val="fr-CA"/>
        </w:rPr>
      </w:pPr>
      <w:r>
        <w:rPr>
          <w:lang w:val="fr-CA"/>
        </w:rPr>
        <w:t>Température de l'huile de graissage</w:t>
      </w:r>
    </w:p>
    <w:p w:rsidR="0048678D" w:rsidRDefault="0048678D" w:rsidP="008526E6">
      <w:pPr>
        <w:numPr>
          <w:ilvl w:val="0"/>
          <w:numId w:val="46"/>
        </w:numPr>
        <w:spacing w:before="120"/>
        <w:ind w:left="1775" w:right="260" w:hanging="357"/>
        <w:rPr>
          <w:lang w:val="fr-CA"/>
        </w:rPr>
      </w:pPr>
      <w:r>
        <w:rPr>
          <w:lang w:val="fr-CA"/>
        </w:rPr>
        <w:t xml:space="preserve"> Pression de consigne vers convertisseur pneumo-hydraulique quand on est marche "manométrique" échelle : 0- 8 b pour 0- 100%</w:t>
      </w:r>
    </w:p>
    <w:p w:rsidR="0048678D" w:rsidRDefault="0048678D" w:rsidP="008526E6">
      <w:pPr>
        <w:numPr>
          <w:ilvl w:val="0"/>
          <w:numId w:val="46"/>
        </w:numPr>
        <w:spacing w:before="200"/>
        <w:ind w:right="260"/>
        <w:rPr>
          <w:lang w:val="fr-CA"/>
        </w:rPr>
      </w:pPr>
      <w:r>
        <w:rPr>
          <w:lang w:val="fr-CA"/>
        </w:rPr>
        <w:t xml:space="preserve"> Pression d'huile de régulation après filtres</w:t>
      </w:r>
    </w:p>
    <w:p w:rsidR="0048678D" w:rsidRDefault="0048678D" w:rsidP="008526E6">
      <w:pPr>
        <w:numPr>
          <w:ilvl w:val="0"/>
          <w:numId w:val="46"/>
        </w:numPr>
        <w:spacing w:before="120"/>
        <w:ind w:left="1775" w:right="260" w:hanging="357"/>
        <w:rPr>
          <w:lang w:val="fr-CA"/>
        </w:rPr>
      </w:pPr>
      <w:r>
        <w:rPr>
          <w:lang w:val="fr-CA"/>
        </w:rPr>
        <w:t xml:space="preserve"> Pression d'huile des sécurités (P 71)*</w:t>
      </w:r>
    </w:p>
    <w:p w:rsidR="0048678D" w:rsidRDefault="0048678D" w:rsidP="008526E6">
      <w:pPr>
        <w:numPr>
          <w:ilvl w:val="0"/>
          <w:numId w:val="46"/>
        </w:numPr>
        <w:spacing w:before="200"/>
        <w:ind w:right="260"/>
        <w:rPr>
          <w:lang w:val="fr-CA"/>
        </w:rPr>
      </w:pPr>
      <w:r>
        <w:rPr>
          <w:lang w:val="fr-CA"/>
        </w:rPr>
        <w:t xml:space="preserve"> Pression d'huile sortie du +ou- vite : consigne vers régulateur de vitesse (P 72)</w:t>
      </w:r>
    </w:p>
    <w:p w:rsidR="0048678D" w:rsidRDefault="0048678D" w:rsidP="008526E6">
      <w:pPr>
        <w:numPr>
          <w:ilvl w:val="0"/>
          <w:numId w:val="46"/>
        </w:numPr>
        <w:spacing w:before="120"/>
        <w:ind w:left="1775" w:right="260" w:hanging="357"/>
        <w:rPr>
          <w:lang w:val="fr-CA"/>
        </w:rPr>
      </w:pPr>
      <w:r>
        <w:rPr>
          <w:lang w:val="fr-CA"/>
        </w:rPr>
        <w:t xml:space="preserve"> Pression d'huile sortie du régulateur hydraulique de la machine (P73)</w:t>
      </w:r>
    </w:p>
    <w:p w:rsidR="0048678D" w:rsidRDefault="0048678D" w:rsidP="008526E6">
      <w:pPr>
        <w:numPr>
          <w:ilvl w:val="0"/>
          <w:numId w:val="46"/>
        </w:numPr>
        <w:spacing w:before="200"/>
        <w:ind w:right="260"/>
        <w:rPr>
          <w:lang w:val="fr-CA"/>
        </w:rPr>
      </w:pPr>
      <w:r>
        <w:rPr>
          <w:lang w:val="fr-CA"/>
        </w:rPr>
        <w:t xml:space="preserve"> Pression d'huile de commande soit </w:t>
      </w:r>
      <w:proofErr w:type="gramStart"/>
      <w:r>
        <w:rPr>
          <w:lang w:val="fr-CA"/>
        </w:rPr>
        <w:t>:pression</w:t>
      </w:r>
      <w:proofErr w:type="gramEnd"/>
      <w:r>
        <w:rPr>
          <w:lang w:val="fr-CA"/>
        </w:rPr>
        <w:t xml:space="preserve"> d'huile de charge maximum ou de sortie du FC 9 (P 82)</w:t>
      </w:r>
    </w:p>
    <w:p w:rsidR="0048678D" w:rsidRDefault="0048678D" w:rsidP="008526E6">
      <w:pPr>
        <w:numPr>
          <w:ilvl w:val="0"/>
          <w:numId w:val="46"/>
        </w:numPr>
        <w:spacing w:before="120"/>
        <w:ind w:left="1775" w:right="260" w:hanging="357"/>
        <w:rPr>
          <w:lang w:val="fr-CA"/>
        </w:rPr>
      </w:pPr>
      <w:r>
        <w:rPr>
          <w:lang w:val="fr-CA"/>
        </w:rPr>
        <w:t xml:space="preserve"> Pression d'huile de commande quand on est en marche "manométrique" (P 78)</w:t>
      </w:r>
    </w:p>
    <w:p w:rsidR="0048678D" w:rsidRDefault="0048678D" w:rsidP="008526E6">
      <w:pPr>
        <w:numPr>
          <w:ilvl w:val="0"/>
          <w:numId w:val="46"/>
        </w:numPr>
        <w:spacing w:before="200"/>
        <w:ind w:right="260"/>
        <w:rPr>
          <w:lang w:val="fr-CA"/>
        </w:rPr>
      </w:pPr>
      <w:r>
        <w:rPr>
          <w:lang w:val="fr-CA"/>
        </w:rPr>
        <w:t xml:space="preserve"> Pression d'huile de commande du </w:t>
      </w:r>
      <w:proofErr w:type="spellStart"/>
      <w:r>
        <w:rPr>
          <w:lang w:val="fr-CA"/>
        </w:rPr>
        <w:t>servo-moteur</w:t>
      </w:r>
      <w:proofErr w:type="spellEnd"/>
      <w:r>
        <w:rPr>
          <w:lang w:val="fr-CA"/>
        </w:rPr>
        <w:t xml:space="preserve"> hydraulique (P 94): cela peut être soit la pression de commande "manométrique"  (P 78) ou "</w:t>
      </w:r>
      <w:proofErr w:type="spellStart"/>
      <w:r>
        <w:rPr>
          <w:lang w:val="fr-CA"/>
        </w:rPr>
        <w:t>tachymétriique</w:t>
      </w:r>
      <w:proofErr w:type="spellEnd"/>
      <w:r>
        <w:rPr>
          <w:lang w:val="fr-CA"/>
        </w:rPr>
        <w:t>" (P 73) en fonction de la marche, si elles sont inférieures à la pression de charge maximum (P 80)</w:t>
      </w:r>
    </w:p>
    <w:p w:rsidR="0048678D" w:rsidRDefault="0048678D" w:rsidP="008526E6">
      <w:pPr>
        <w:numPr>
          <w:ilvl w:val="0"/>
          <w:numId w:val="46"/>
        </w:numPr>
        <w:spacing w:before="120"/>
        <w:ind w:left="1775" w:right="260" w:hanging="357"/>
        <w:rPr>
          <w:lang w:val="fr-CA"/>
        </w:rPr>
      </w:pPr>
      <w:r>
        <w:rPr>
          <w:lang w:val="fr-CA"/>
        </w:rPr>
        <w:t xml:space="preserve"> Pression d'huile de commande sur barre à soupape (P76)</w:t>
      </w:r>
    </w:p>
    <w:p w:rsidR="0048678D" w:rsidRDefault="0048678D" w:rsidP="008526E6">
      <w:pPr>
        <w:numPr>
          <w:ilvl w:val="0"/>
          <w:numId w:val="46"/>
        </w:numPr>
        <w:spacing w:before="120"/>
        <w:ind w:left="1775" w:right="260" w:hanging="357"/>
        <w:rPr>
          <w:lang w:val="fr-CA"/>
        </w:rPr>
      </w:pPr>
      <w:r>
        <w:rPr>
          <w:lang w:val="fr-CA"/>
        </w:rPr>
        <w:t xml:space="preserve"> Pression d'huile de réglage de la puissance maximum à ne pas dépasser (P80) (ne pas dérégler)</w:t>
      </w:r>
    </w:p>
    <w:p w:rsidR="0048678D" w:rsidRDefault="0048678D" w:rsidP="008526E6">
      <w:pPr>
        <w:spacing w:before="200"/>
        <w:ind w:right="260"/>
        <w:rPr>
          <w:lang w:val="fr-CA"/>
        </w:rPr>
      </w:pPr>
      <w:r>
        <w:rPr>
          <w:lang w:val="fr-CA"/>
        </w:rPr>
        <w:t xml:space="preserve">                  *: Repères correspondant à ceux du schéma hydraulique de régulation du TAS</w:t>
      </w:r>
    </w:p>
    <w:p w:rsidR="0048678D" w:rsidRDefault="0048678D" w:rsidP="008526E6">
      <w:pPr>
        <w:spacing w:before="200"/>
        <w:ind w:right="260"/>
        <w:rPr>
          <w:lang w:val="fr-CA"/>
        </w:rPr>
      </w:pPr>
      <w:r>
        <w:rPr>
          <w:lang w:val="fr-CA"/>
        </w:rPr>
        <w:t xml:space="preserve">                     Exemples P 71, P 80</w:t>
      </w:r>
    </w:p>
    <w:p w:rsidR="0048678D" w:rsidRDefault="0048678D" w:rsidP="0048678D">
      <w:pPr>
        <w:rPr>
          <w:lang w:val="fr-CA"/>
        </w:rPr>
        <w:sectPr w:rsidR="0048678D" w:rsidSect="0048678D">
          <w:pgSz w:w="11906" w:h="16838"/>
          <w:pgMar w:top="720" w:right="720" w:bottom="720" w:left="720" w:header="708" w:footer="261" w:gutter="0"/>
          <w:cols w:space="708"/>
          <w:docGrid w:linePitch="360"/>
        </w:sectPr>
      </w:pPr>
    </w:p>
    <w:p w:rsidR="0048678D" w:rsidRPr="00C572C9" w:rsidRDefault="0048678D" w:rsidP="0002458B">
      <w:pPr>
        <w:pStyle w:val="Titre1"/>
        <w:spacing w:before="0"/>
        <w:rPr>
          <w:lang w:val="fr-CA"/>
        </w:rPr>
      </w:pPr>
      <w:bookmarkStart w:id="30" w:name="_Toc451942628"/>
      <w:r>
        <w:rPr>
          <w:lang w:val="fr-CA"/>
        </w:rPr>
        <w:lastRenderedPageBreak/>
        <w:t>annexe 4 : ALARMES ET SECURITES ELECTRIQUES</w:t>
      </w:r>
      <w:r w:rsidR="00C572C9">
        <w:rPr>
          <w:lang w:val="fr-CA"/>
        </w:rPr>
        <w:t xml:space="preserve">  (a completer avec tag et action requises)</w:t>
      </w:r>
      <w:bookmarkEnd w:id="30"/>
    </w:p>
    <w:tbl>
      <w:tblPr>
        <w:tblpPr w:leftFromText="180" w:rightFromText="180" w:vertAnchor="page" w:horzAnchor="margin" w:tblpY="20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81"/>
        <w:gridCol w:w="356"/>
        <w:gridCol w:w="759"/>
        <w:gridCol w:w="745"/>
        <w:gridCol w:w="876"/>
        <w:gridCol w:w="1097"/>
        <w:gridCol w:w="741"/>
        <w:gridCol w:w="1221"/>
        <w:gridCol w:w="1124"/>
        <w:gridCol w:w="572"/>
        <w:gridCol w:w="706"/>
        <w:gridCol w:w="572"/>
        <w:gridCol w:w="706"/>
        <w:gridCol w:w="643"/>
        <w:gridCol w:w="924"/>
        <w:gridCol w:w="924"/>
        <w:gridCol w:w="732"/>
        <w:gridCol w:w="1024"/>
        <w:gridCol w:w="803"/>
      </w:tblGrid>
      <w:tr w:rsidR="0002458B" w:rsidTr="0002458B">
        <w:tc>
          <w:tcPr>
            <w:tcW w:w="0" w:type="auto"/>
            <w:vAlign w:val="center"/>
          </w:tcPr>
          <w:p w:rsidR="0002458B" w:rsidRDefault="0002458B" w:rsidP="0002458B">
            <w:pPr>
              <w:spacing w:before="120"/>
              <w:jc w:val="center"/>
              <w:rPr>
                <w:b/>
                <w:bCs/>
                <w:sz w:val="16"/>
                <w:lang w:val="fr-CA"/>
              </w:rPr>
            </w:pPr>
            <w:r>
              <w:rPr>
                <w:b/>
                <w:bCs/>
                <w:sz w:val="16"/>
                <w:lang w:val="fr-CA"/>
              </w:rPr>
              <w:t>Actions</w:t>
            </w:r>
          </w:p>
        </w:tc>
        <w:tc>
          <w:tcPr>
            <w:tcW w:w="0" w:type="auto"/>
            <w:vAlign w:val="center"/>
          </w:tcPr>
          <w:p w:rsidR="0002458B" w:rsidRDefault="0002458B" w:rsidP="0002458B">
            <w:pPr>
              <w:spacing w:before="120"/>
              <w:jc w:val="center"/>
              <w:rPr>
                <w:b/>
                <w:bCs/>
                <w:sz w:val="16"/>
                <w:lang w:val="fr-CA"/>
              </w:rPr>
            </w:pPr>
            <w:r>
              <w:rPr>
                <w:b/>
                <w:bCs/>
                <w:sz w:val="16"/>
                <w:lang w:val="fr-CA"/>
              </w:rPr>
              <w:t>A</w:t>
            </w:r>
          </w:p>
        </w:tc>
        <w:tc>
          <w:tcPr>
            <w:tcW w:w="0" w:type="auto"/>
            <w:vAlign w:val="center"/>
          </w:tcPr>
          <w:p w:rsidR="0002458B" w:rsidRDefault="0002458B" w:rsidP="0002458B">
            <w:pPr>
              <w:spacing w:before="120"/>
              <w:jc w:val="center"/>
              <w:rPr>
                <w:b/>
                <w:bCs/>
                <w:sz w:val="16"/>
                <w:lang w:val="fr-CA"/>
              </w:rPr>
            </w:pPr>
            <w:r>
              <w:rPr>
                <w:b/>
                <w:bCs/>
                <w:sz w:val="16"/>
                <w:lang w:val="fr-CA"/>
              </w:rPr>
              <w:t>Arrêt</w:t>
            </w:r>
          </w:p>
          <w:p w:rsidR="0002458B" w:rsidRDefault="0002458B" w:rsidP="0002458B">
            <w:pPr>
              <w:spacing w:before="120"/>
              <w:jc w:val="center"/>
              <w:rPr>
                <w:b/>
                <w:bCs/>
                <w:sz w:val="16"/>
                <w:lang w:val="fr-CA"/>
              </w:rPr>
            </w:pPr>
            <w:r>
              <w:rPr>
                <w:b/>
                <w:bCs/>
                <w:sz w:val="16"/>
                <w:lang w:val="fr-CA"/>
              </w:rPr>
              <w:t>turbine</w:t>
            </w:r>
          </w:p>
        </w:tc>
        <w:tc>
          <w:tcPr>
            <w:tcW w:w="0" w:type="auto"/>
            <w:gridSpan w:val="2"/>
            <w:vAlign w:val="center"/>
          </w:tcPr>
          <w:p w:rsidR="0002458B" w:rsidRDefault="0002458B" w:rsidP="0002458B">
            <w:pPr>
              <w:spacing w:before="120"/>
              <w:jc w:val="center"/>
              <w:rPr>
                <w:b/>
                <w:bCs/>
                <w:sz w:val="16"/>
                <w:lang w:val="fr-CA"/>
              </w:rPr>
            </w:pPr>
            <w:r>
              <w:rPr>
                <w:b/>
                <w:bCs/>
                <w:sz w:val="16"/>
                <w:lang w:val="fr-CA"/>
              </w:rPr>
              <w:t>Défaut chaînes</w:t>
            </w:r>
          </w:p>
          <w:p w:rsidR="0002458B" w:rsidRDefault="0002458B" w:rsidP="0002458B">
            <w:pPr>
              <w:spacing w:before="120"/>
              <w:jc w:val="center"/>
              <w:rPr>
                <w:b/>
                <w:bCs/>
                <w:sz w:val="16"/>
                <w:lang w:val="fr-CA"/>
              </w:rPr>
            </w:pPr>
            <w:r>
              <w:rPr>
                <w:b/>
                <w:bCs/>
                <w:sz w:val="16"/>
                <w:lang w:val="fr-CA"/>
              </w:rPr>
              <w:t>Normale   Secours</w:t>
            </w:r>
          </w:p>
        </w:tc>
        <w:tc>
          <w:tcPr>
            <w:tcW w:w="0" w:type="auto"/>
            <w:vAlign w:val="center"/>
          </w:tcPr>
          <w:p w:rsidR="0002458B" w:rsidRDefault="0002458B" w:rsidP="0002458B">
            <w:pPr>
              <w:spacing w:before="120"/>
              <w:jc w:val="center"/>
              <w:rPr>
                <w:b/>
                <w:bCs/>
                <w:sz w:val="16"/>
                <w:lang w:val="fr-CA"/>
              </w:rPr>
            </w:pPr>
            <w:r>
              <w:rPr>
                <w:b/>
                <w:bCs/>
                <w:sz w:val="16"/>
                <w:lang w:val="fr-CA"/>
              </w:rPr>
              <w:t>Redresseur</w:t>
            </w:r>
          </w:p>
          <w:p w:rsidR="0002458B" w:rsidRDefault="0002458B" w:rsidP="0002458B">
            <w:pPr>
              <w:spacing w:before="120"/>
              <w:jc w:val="center"/>
              <w:rPr>
                <w:b/>
                <w:bCs/>
                <w:sz w:val="16"/>
                <w:lang w:val="fr-CA"/>
              </w:rPr>
            </w:pPr>
            <w:r>
              <w:rPr>
                <w:b/>
                <w:bCs/>
                <w:sz w:val="16"/>
                <w:lang w:val="fr-CA"/>
              </w:rPr>
              <w:t>principal</w:t>
            </w:r>
          </w:p>
        </w:tc>
        <w:tc>
          <w:tcPr>
            <w:tcW w:w="0" w:type="auto"/>
            <w:vAlign w:val="center"/>
          </w:tcPr>
          <w:p w:rsidR="0002458B" w:rsidRDefault="0002458B" w:rsidP="0002458B">
            <w:pPr>
              <w:spacing w:before="120"/>
              <w:jc w:val="center"/>
              <w:rPr>
                <w:b/>
                <w:bCs/>
                <w:sz w:val="16"/>
                <w:lang w:val="fr-CA"/>
              </w:rPr>
            </w:pPr>
            <w:proofErr w:type="spellStart"/>
            <w:r>
              <w:rPr>
                <w:b/>
                <w:bCs/>
                <w:sz w:val="16"/>
                <w:lang w:val="fr-CA"/>
              </w:rPr>
              <w:t>Déséq</w:t>
            </w:r>
            <w:proofErr w:type="spellEnd"/>
            <w:r>
              <w:rPr>
                <w:b/>
                <w:bCs/>
                <w:sz w:val="16"/>
                <w:lang w:val="fr-CA"/>
              </w:rPr>
              <w:t>.</w:t>
            </w:r>
          </w:p>
          <w:p w:rsidR="0002458B" w:rsidRDefault="0002458B" w:rsidP="0002458B">
            <w:pPr>
              <w:spacing w:before="120"/>
              <w:jc w:val="center"/>
              <w:rPr>
                <w:b/>
                <w:bCs/>
                <w:sz w:val="16"/>
                <w:lang w:val="fr-CA"/>
              </w:rPr>
            </w:pPr>
            <w:r>
              <w:rPr>
                <w:b/>
                <w:bCs/>
                <w:sz w:val="16"/>
                <w:lang w:val="fr-CA"/>
              </w:rPr>
              <w:t>Rotor</w:t>
            </w:r>
          </w:p>
        </w:tc>
        <w:tc>
          <w:tcPr>
            <w:tcW w:w="0" w:type="auto"/>
            <w:vAlign w:val="center"/>
          </w:tcPr>
          <w:p w:rsidR="0002458B" w:rsidRDefault="0002458B" w:rsidP="0002458B">
            <w:pPr>
              <w:spacing w:before="120"/>
              <w:jc w:val="center"/>
              <w:rPr>
                <w:b/>
                <w:bCs/>
                <w:sz w:val="16"/>
                <w:lang w:val="fr-CA"/>
              </w:rPr>
            </w:pPr>
            <w:r>
              <w:rPr>
                <w:b/>
                <w:bCs/>
                <w:sz w:val="16"/>
                <w:lang w:val="fr-CA"/>
              </w:rPr>
              <w:t>Protection</w:t>
            </w:r>
          </w:p>
          <w:p w:rsidR="0002458B" w:rsidRDefault="0002458B" w:rsidP="0002458B">
            <w:pPr>
              <w:spacing w:before="120"/>
              <w:jc w:val="center"/>
              <w:rPr>
                <w:b/>
                <w:bCs/>
                <w:sz w:val="16"/>
                <w:lang w:val="fr-CA"/>
              </w:rPr>
            </w:pPr>
            <w:proofErr w:type="spellStart"/>
            <w:r>
              <w:rPr>
                <w:b/>
                <w:bCs/>
                <w:sz w:val="16"/>
                <w:lang w:val="fr-CA"/>
              </w:rPr>
              <w:t>Différencielle</w:t>
            </w:r>
            <w:proofErr w:type="spellEnd"/>
          </w:p>
        </w:tc>
        <w:tc>
          <w:tcPr>
            <w:tcW w:w="0" w:type="auto"/>
            <w:vAlign w:val="center"/>
          </w:tcPr>
          <w:p w:rsidR="0002458B" w:rsidRDefault="0002458B" w:rsidP="0002458B">
            <w:pPr>
              <w:spacing w:before="120"/>
              <w:jc w:val="center"/>
              <w:rPr>
                <w:b/>
                <w:bCs/>
                <w:sz w:val="16"/>
                <w:lang w:val="fr-CA"/>
              </w:rPr>
            </w:pPr>
            <w:r>
              <w:rPr>
                <w:b/>
                <w:bCs/>
                <w:sz w:val="16"/>
                <w:lang w:val="fr-CA"/>
              </w:rPr>
              <w:t>C-C</w:t>
            </w:r>
          </w:p>
          <w:p w:rsidR="0002458B" w:rsidRDefault="0002458B" w:rsidP="0002458B">
            <w:pPr>
              <w:spacing w:before="120"/>
              <w:jc w:val="center"/>
              <w:rPr>
                <w:b/>
                <w:bCs/>
                <w:sz w:val="16"/>
                <w:lang w:val="fr-CA"/>
              </w:rPr>
            </w:pPr>
            <w:r>
              <w:rPr>
                <w:b/>
                <w:bCs/>
                <w:sz w:val="16"/>
                <w:lang w:val="fr-CA"/>
              </w:rPr>
              <w:t>entre spires</w:t>
            </w:r>
          </w:p>
        </w:tc>
        <w:tc>
          <w:tcPr>
            <w:tcW w:w="0" w:type="auto"/>
            <w:vAlign w:val="center"/>
          </w:tcPr>
          <w:p w:rsidR="0002458B" w:rsidRDefault="0002458B" w:rsidP="0002458B">
            <w:pPr>
              <w:spacing w:before="120"/>
              <w:jc w:val="center"/>
              <w:rPr>
                <w:b/>
                <w:bCs/>
                <w:sz w:val="16"/>
                <w:lang w:val="fr-CA"/>
              </w:rPr>
            </w:pPr>
            <w:r>
              <w:rPr>
                <w:b/>
                <w:bCs/>
                <w:sz w:val="16"/>
                <w:lang w:val="fr-CA"/>
              </w:rPr>
              <w:t>Max.</w:t>
            </w:r>
          </w:p>
          <w:p w:rsidR="0002458B" w:rsidRDefault="0002458B" w:rsidP="0002458B">
            <w:pPr>
              <w:spacing w:before="120"/>
              <w:jc w:val="center"/>
              <w:rPr>
                <w:b/>
                <w:bCs/>
                <w:sz w:val="16"/>
                <w:lang w:val="fr-CA"/>
              </w:rPr>
            </w:pPr>
            <w:r>
              <w:rPr>
                <w:b/>
                <w:bCs/>
                <w:sz w:val="16"/>
                <w:lang w:val="fr-CA"/>
              </w:rPr>
              <w:t>de I</w:t>
            </w:r>
          </w:p>
        </w:tc>
        <w:tc>
          <w:tcPr>
            <w:tcW w:w="0" w:type="auto"/>
            <w:vAlign w:val="center"/>
          </w:tcPr>
          <w:p w:rsidR="0002458B" w:rsidRDefault="0002458B" w:rsidP="0002458B">
            <w:pPr>
              <w:spacing w:before="120"/>
              <w:jc w:val="center"/>
              <w:rPr>
                <w:b/>
                <w:bCs/>
                <w:sz w:val="16"/>
                <w:lang w:val="fr-CA"/>
              </w:rPr>
            </w:pPr>
            <w:r>
              <w:rPr>
                <w:b/>
                <w:bCs/>
                <w:sz w:val="16"/>
                <w:lang w:val="fr-CA"/>
              </w:rPr>
              <w:t>Masse</w:t>
            </w:r>
          </w:p>
          <w:p w:rsidR="0002458B" w:rsidRDefault="0002458B" w:rsidP="0002458B">
            <w:pPr>
              <w:spacing w:before="120"/>
              <w:jc w:val="center"/>
              <w:rPr>
                <w:b/>
                <w:bCs/>
                <w:sz w:val="16"/>
                <w:lang w:val="fr-CA"/>
              </w:rPr>
            </w:pPr>
            <w:r>
              <w:rPr>
                <w:b/>
                <w:bCs/>
                <w:sz w:val="16"/>
                <w:lang w:val="fr-CA"/>
              </w:rPr>
              <w:t>rotors</w:t>
            </w:r>
          </w:p>
        </w:tc>
        <w:tc>
          <w:tcPr>
            <w:tcW w:w="0" w:type="auto"/>
            <w:vAlign w:val="center"/>
          </w:tcPr>
          <w:p w:rsidR="0002458B" w:rsidRDefault="0002458B" w:rsidP="0002458B">
            <w:pPr>
              <w:spacing w:before="120"/>
              <w:jc w:val="center"/>
              <w:rPr>
                <w:b/>
                <w:bCs/>
                <w:sz w:val="16"/>
                <w:lang w:val="fr-CA"/>
              </w:rPr>
            </w:pPr>
            <w:r>
              <w:rPr>
                <w:b/>
                <w:bCs/>
                <w:sz w:val="16"/>
                <w:lang w:val="fr-CA"/>
              </w:rPr>
              <w:t>Max.</w:t>
            </w:r>
          </w:p>
          <w:p w:rsidR="0002458B" w:rsidRDefault="0002458B" w:rsidP="0002458B">
            <w:pPr>
              <w:spacing w:before="120"/>
              <w:jc w:val="center"/>
              <w:rPr>
                <w:b/>
                <w:bCs/>
                <w:sz w:val="16"/>
                <w:lang w:val="fr-CA"/>
              </w:rPr>
            </w:pPr>
            <w:r>
              <w:rPr>
                <w:b/>
                <w:bCs/>
                <w:sz w:val="16"/>
                <w:lang w:val="fr-CA"/>
              </w:rPr>
              <w:t>de U</w:t>
            </w:r>
          </w:p>
        </w:tc>
        <w:tc>
          <w:tcPr>
            <w:tcW w:w="0" w:type="auto"/>
            <w:vAlign w:val="center"/>
          </w:tcPr>
          <w:p w:rsidR="0002458B" w:rsidRDefault="0002458B" w:rsidP="0002458B">
            <w:pPr>
              <w:spacing w:before="120"/>
              <w:jc w:val="center"/>
              <w:rPr>
                <w:b/>
                <w:bCs/>
                <w:sz w:val="16"/>
                <w:lang w:val="fr-CA"/>
              </w:rPr>
            </w:pPr>
            <w:r>
              <w:rPr>
                <w:b/>
                <w:bCs/>
                <w:sz w:val="16"/>
                <w:lang w:val="fr-CA"/>
              </w:rPr>
              <w:t>Masse</w:t>
            </w:r>
          </w:p>
          <w:p w:rsidR="0002458B" w:rsidRDefault="0002458B" w:rsidP="0002458B">
            <w:pPr>
              <w:spacing w:before="120"/>
              <w:jc w:val="center"/>
              <w:rPr>
                <w:b/>
                <w:bCs/>
                <w:sz w:val="16"/>
                <w:lang w:val="fr-CA"/>
              </w:rPr>
            </w:pPr>
            <w:r>
              <w:rPr>
                <w:b/>
                <w:bCs/>
                <w:sz w:val="16"/>
                <w:lang w:val="fr-CA"/>
              </w:rPr>
              <w:t>Stator</w:t>
            </w:r>
          </w:p>
        </w:tc>
        <w:tc>
          <w:tcPr>
            <w:tcW w:w="0" w:type="auto"/>
            <w:vAlign w:val="center"/>
          </w:tcPr>
          <w:p w:rsidR="0002458B" w:rsidRDefault="0002458B" w:rsidP="0002458B">
            <w:pPr>
              <w:spacing w:before="120"/>
              <w:jc w:val="center"/>
              <w:rPr>
                <w:b/>
                <w:bCs/>
                <w:sz w:val="16"/>
                <w:lang w:val="fr-CA"/>
              </w:rPr>
            </w:pPr>
            <w:r>
              <w:rPr>
                <w:b/>
                <w:bCs/>
                <w:sz w:val="16"/>
                <w:lang w:val="fr-CA"/>
              </w:rPr>
              <w:t>Perte</w:t>
            </w:r>
          </w:p>
          <w:p w:rsidR="0002458B" w:rsidRDefault="0002458B" w:rsidP="0002458B">
            <w:pPr>
              <w:spacing w:before="120"/>
              <w:jc w:val="center"/>
              <w:rPr>
                <w:b/>
                <w:bCs/>
                <w:sz w:val="16"/>
                <w:lang w:val="fr-CA"/>
              </w:rPr>
            </w:pPr>
            <w:proofErr w:type="spellStart"/>
            <w:r>
              <w:rPr>
                <w:b/>
                <w:bCs/>
                <w:sz w:val="16"/>
                <w:lang w:val="fr-CA"/>
              </w:rPr>
              <w:t>Excit</w:t>
            </w:r>
            <w:proofErr w:type="spellEnd"/>
            <w:r>
              <w:rPr>
                <w:b/>
                <w:bCs/>
                <w:sz w:val="16"/>
                <w:lang w:val="fr-CA"/>
              </w:rPr>
              <w:t>.</w:t>
            </w:r>
          </w:p>
        </w:tc>
        <w:tc>
          <w:tcPr>
            <w:tcW w:w="0" w:type="auto"/>
            <w:gridSpan w:val="2"/>
            <w:vAlign w:val="center"/>
          </w:tcPr>
          <w:p w:rsidR="0002458B" w:rsidRDefault="0002458B" w:rsidP="0002458B">
            <w:pPr>
              <w:spacing w:before="120"/>
              <w:jc w:val="center"/>
              <w:rPr>
                <w:b/>
                <w:bCs/>
                <w:sz w:val="16"/>
                <w:lang w:val="fr-CA"/>
              </w:rPr>
            </w:pPr>
            <w:r>
              <w:rPr>
                <w:b/>
                <w:bCs/>
                <w:sz w:val="16"/>
                <w:lang w:val="fr-CA"/>
              </w:rPr>
              <w:t>Déséquilibre stators</w:t>
            </w:r>
          </w:p>
          <w:p w:rsidR="0002458B" w:rsidRDefault="0002458B" w:rsidP="0002458B">
            <w:pPr>
              <w:spacing w:before="120"/>
              <w:jc w:val="center"/>
              <w:rPr>
                <w:b/>
                <w:bCs/>
                <w:sz w:val="16"/>
                <w:lang w:val="fr-CA"/>
              </w:rPr>
            </w:pPr>
            <w:r>
              <w:rPr>
                <w:b/>
                <w:bCs/>
                <w:sz w:val="16"/>
                <w:lang w:val="fr-CA"/>
              </w:rPr>
              <w:t>1</w:t>
            </w:r>
            <w:r>
              <w:rPr>
                <w:b/>
                <w:bCs/>
                <w:sz w:val="16"/>
                <w:vertAlign w:val="superscript"/>
                <w:lang w:val="fr-CA"/>
              </w:rPr>
              <w:t>ier</w:t>
            </w:r>
            <w:r>
              <w:rPr>
                <w:b/>
                <w:bCs/>
                <w:sz w:val="16"/>
                <w:lang w:val="fr-CA"/>
              </w:rPr>
              <w:t>stade     2</w:t>
            </w:r>
            <w:r>
              <w:rPr>
                <w:b/>
                <w:bCs/>
                <w:sz w:val="16"/>
                <w:vertAlign w:val="superscript"/>
                <w:lang w:val="fr-CA"/>
              </w:rPr>
              <w:t>ième</w:t>
            </w:r>
            <w:r>
              <w:rPr>
                <w:b/>
                <w:bCs/>
                <w:sz w:val="16"/>
                <w:lang w:val="fr-CA"/>
              </w:rPr>
              <w:t xml:space="preserve"> stade</w:t>
            </w:r>
          </w:p>
        </w:tc>
        <w:tc>
          <w:tcPr>
            <w:tcW w:w="0" w:type="auto"/>
            <w:vAlign w:val="center"/>
          </w:tcPr>
          <w:p w:rsidR="0002458B" w:rsidRDefault="0002458B" w:rsidP="0002458B">
            <w:pPr>
              <w:spacing w:before="120"/>
              <w:jc w:val="center"/>
              <w:rPr>
                <w:b/>
                <w:bCs/>
                <w:sz w:val="16"/>
                <w:lang w:val="fr-CA"/>
              </w:rPr>
            </w:pPr>
            <w:r>
              <w:rPr>
                <w:b/>
                <w:bCs/>
                <w:sz w:val="16"/>
                <w:lang w:val="fr-CA"/>
              </w:rPr>
              <w:t>Retour</w:t>
            </w:r>
          </w:p>
          <w:p w:rsidR="0002458B" w:rsidRDefault="0002458B" w:rsidP="0002458B">
            <w:pPr>
              <w:spacing w:before="120"/>
              <w:jc w:val="center"/>
              <w:rPr>
                <w:b/>
                <w:bCs/>
                <w:sz w:val="16"/>
                <w:lang w:val="fr-CA"/>
              </w:rPr>
            </w:pPr>
            <w:r>
              <w:rPr>
                <w:b/>
                <w:bCs/>
                <w:sz w:val="16"/>
                <w:lang w:val="fr-CA"/>
              </w:rPr>
              <w:t xml:space="preserve"> de P.</w:t>
            </w:r>
          </w:p>
          <w:p w:rsidR="0002458B" w:rsidRDefault="0002458B" w:rsidP="0002458B">
            <w:pPr>
              <w:spacing w:before="120"/>
              <w:jc w:val="center"/>
              <w:rPr>
                <w:b/>
                <w:bCs/>
                <w:sz w:val="16"/>
                <w:lang w:val="fr-CA"/>
              </w:rPr>
            </w:pPr>
          </w:p>
        </w:tc>
        <w:tc>
          <w:tcPr>
            <w:tcW w:w="0" w:type="auto"/>
            <w:vAlign w:val="center"/>
          </w:tcPr>
          <w:p w:rsidR="0002458B" w:rsidRDefault="0002458B" w:rsidP="0002458B">
            <w:pPr>
              <w:spacing w:before="120"/>
              <w:jc w:val="center"/>
              <w:rPr>
                <w:b/>
                <w:bCs/>
                <w:sz w:val="16"/>
                <w:lang w:val="fr-CA"/>
              </w:rPr>
            </w:pPr>
            <w:proofErr w:type="spellStart"/>
            <w:r>
              <w:rPr>
                <w:b/>
                <w:bCs/>
                <w:sz w:val="16"/>
                <w:lang w:val="fr-CA"/>
              </w:rPr>
              <w:t>Buchhols</w:t>
            </w:r>
            <w:proofErr w:type="spellEnd"/>
          </w:p>
          <w:p w:rsidR="0002458B" w:rsidRDefault="0002458B" w:rsidP="0002458B">
            <w:pPr>
              <w:spacing w:before="120"/>
              <w:jc w:val="center"/>
              <w:rPr>
                <w:b/>
                <w:bCs/>
                <w:sz w:val="16"/>
                <w:lang w:val="fr-CA"/>
              </w:rPr>
            </w:pPr>
            <w:r>
              <w:rPr>
                <w:b/>
                <w:bCs/>
                <w:sz w:val="16"/>
                <w:lang w:val="fr-CA"/>
              </w:rPr>
              <w:t xml:space="preserve">2 </w:t>
            </w:r>
            <w:proofErr w:type="spellStart"/>
            <w:r>
              <w:rPr>
                <w:b/>
                <w:bCs/>
                <w:sz w:val="16"/>
                <w:vertAlign w:val="superscript"/>
                <w:lang w:val="fr-CA"/>
              </w:rPr>
              <w:t>ième</w:t>
            </w:r>
            <w:proofErr w:type="spellEnd"/>
            <w:r>
              <w:rPr>
                <w:b/>
                <w:bCs/>
                <w:sz w:val="16"/>
                <w:vertAlign w:val="superscript"/>
                <w:lang w:val="fr-CA"/>
              </w:rPr>
              <w:t xml:space="preserve"> </w:t>
            </w:r>
            <w:proofErr w:type="gramStart"/>
            <w:r>
              <w:rPr>
                <w:b/>
                <w:bCs/>
                <w:sz w:val="16"/>
                <w:lang w:val="fr-CA"/>
              </w:rPr>
              <w:t>stade</w:t>
            </w:r>
            <w:proofErr w:type="gramEnd"/>
          </w:p>
        </w:tc>
        <w:tc>
          <w:tcPr>
            <w:tcW w:w="0" w:type="auto"/>
            <w:vAlign w:val="center"/>
          </w:tcPr>
          <w:p w:rsidR="0002458B" w:rsidRDefault="0002458B" w:rsidP="0002458B">
            <w:pPr>
              <w:spacing w:before="120"/>
              <w:jc w:val="center"/>
              <w:rPr>
                <w:b/>
                <w:bCs/>
                <w:sz w:val="16"/>
                <w:lang w:val="fr-CA"/>
              </w:rPr>
            </w:pPr>
            <w:r>
              <w:rPr>
                <w:b/>
                <w:bCs/>
                <w:sz w:val="16"/>
                <w:lang w:val="fr-CA"/>
              </w:rPr>
              <w:t>T°</w:t>
            </w:r>
          </w:p>
          <w:p w:rsidR="0002458B" w:rsidRDefault="0002458B" w:rsidP="0002458B">
            <w:pPr>
              <w:spacing w:before="120"/>
              <w:jc w:val="center"/>
              <w:rPr>
                <w:b/>
                <w:bCs/>
                <w:sz w:val="16"/>
                <w:lang w:val="fr-CA"/>
              </w:rPr>
            </w:pPr>
            <w:r>
              <w:rPr>
                <w:b/>
                <w:bCs/>
                <w:sz w:val="16"/>
                <w:lang w:val="fr-CA"/>
              </w:rPr>
              <w:t>Transfo</w:t>
            </w:r>
          </w:p>
        </w:tc>
      </w:tr>
      <w:tr w:rsidR="0002458B" w:rsidTr="0002458B">
        <w:tc>
          <w:tcPr>
            <w:tcW w:w="0" w:type="auto"/>
            <w:vAlign w:val="center"/>
          </w:tcPr>
          <w:p w:rsidR="0002458B" w:rsidRDefault="0002458B" w:rsidP="0002458B">
            <w:pPr>
              <w:spacing w:before="120"/>
              <w:jc w:val="center"/>
              <w:rPr>
                <w:b/>
                <w:bCs/>
                <w:sz w:val="16"/>
                <w:lang w:val="fr-CA"/>
              </w:rPr>
            </w:pPr>
            <w:r>
              <w:rPr>
                <w:b/>
                <w:bCs/>
                <w:sz w:val="16"/>
                <w:lang w:val="fr-CA"/>
              </w:rPr>
              <w:t>Alarmes</w:t>
            </w:r>
          </w:p>
        </w:tc>
        <w:tc>
          <w:tcPr>
            <w:tcW w:w="0" w:type="auto"/>
            <w:vAlign w:val="center"/>
          </w:tcPr>
          <w:p w:rsidR="0002458B" w:rsidRDefault="0002458B" w:rsidP="0002458B">
            <w:pPr>
              <w:spacing w:before="120"/>
              <w:jc w:val="both"/>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p w:rsidR="0002458B" w:rsidRDefault="0002458B" w:rsidP="0002458B">
            <w:pPr>
              <w:spacing w:before="120"/>
              <w:jc w:val="center"/>
              <w:rPr>
                <w:b/>
                <w:bCs/>
                <w:sz w:val="16"/>
                <w:lang w:val="fr-CA"/>
              </w:rPr>
            </w:pPr>
            <w:r>
              <w:rPr>
                <w:b/>
                <w:bCs/>
                <w:sz w:val="16"/>
                <w:lang w:val="fr-CA"/>
              </w:rPr>
              <w:t>(1)</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r>
      <w:tr w:rsidR="0002458B" w:rsidTr="0002458B">
        <w:tc>
          <w:tcPr>
            <w:tcW w:w="0" w:type="auto"/>
            <w:vAlign w:val="center"/>
          </w:tcPr>
          <w:p w:rsidR="0002458B" w:rsidRDefault="0002458B" w:rsidP="0002458B">
            <w:pPr>
              <w:spacing w:before="120"/>
              <w:jc w:val="center"/>
              <w:rPr>
                <w:b/>
                <w:bCs/>
                <w:sz w:val="16"/>
                <w:lang w:val="fr-CA"/>
              </w:rPr>
            </w:pPr>
            <w:r>
              <w:rPr>
                <w:b/>
                <w:bCs/>
                <w:sz w:val="16"/>
                <w:lang w:val="fr-CA"/>
              </w:rPr>
              <w:t>Excitation</w:t>
            </w:r>
          </w:p>
        </w:tc>
        <w:tc>
          <w:tcPr>
            <w:tcW w:w="0" w:type="auto"/>
            <w:vAlign w:val="center"/>
          </w:tcPr>
          <w:p w:rsidR="0002458B" w:rsidRDefault="0002458B" w:rsidP="0002458B">
            <w:pPr>
              <w:spacing w:before="120"/>
              <w:jc w:val="both"/>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lang w:val="fr-CA"/>
              </w:rPr>
            </w:pPr>
          </w:p>
        </w:tc>
        <w:tc>
          <w:tcPr>
            <w:tcW w:w="0" w:type="auto"/>
            <w:vAlign w:val="center"/>
          </w:tcPr>
          <w:p w:rsidR="0002458B" w:rsidRDefault="0002458B" w:rsidP="0002458B">
            <w:pPr>
              <w:spacing w:before="120"/>
              <w:jc w:val="center"/>
              <w:rPr>
                <w:b/>
                <w:bCs/>
                <w:lang w:val="fr-CA"/>
              </w:rPr>
            </w:pPr>
            <w:r>
              <w:rPr>
                <w:b/>
                <w:bCs/>
                <w:lang w:val="fr-CA"/>
              </w:rPr>
              <w:t>(2)</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r>
      <w:tr w:rsidR="0002458B" w:rsidTr="0002458B">
        <w:tc>
          <w:tcPr>
            <w:tcW w:w="0" w:type="auto"/>
            <w:vAlign w:val="center"/>
          </w:tcPr>
          <w:p w:rsidR="0002458B" w:rsidRDefault="0002458B" w:rsidP="0002458B">
            <w:pPr>
              <w:spacing w:before="120"/>
              <w:jc w:val="center"/>
              <w:rPr>
                <w:b/>
                <w:bCs/>
                <w:sz w:val="16"/>
                <w:lang w:val="fr-CA"/>
              </w:rPr>
            </w:pPr>
            <w:proofErr w:type="spellStart"/>
            <w:r>
              <w:rPr>
                <w:b/>
                <w:bCs/>
                <w:sz w:val="16"/>
                <w:lang w:val="fr-CA"/>
              </w:rPr>
              <w:t>Disj</w:t>
            </w:r>
            <w:proofErr w:type="spellEnd"/>
            <w:r>
              <w:rPr>
                <w:b/>
                <w:bCs/>
                <w:sz w:val="16"/>
                <w:lang w:val="fr-CA"/>
              </w:rPr>
              <w:t xml:space="preserve"> TAS</w:t>
            </w:r>
          </w:p>
        </w:tc>
        <w:tc>
          <w:tcPr>
            <w:tcW w:w="0" w:type="auto"/>
            <w:vAlign w:val="center"/>
          </w:tcPr>
          <w:p w:rsidR="0002458B" w:rsidRDefault="0002458B" w:rsidP="0002458B">
            <w:pPr>
              <w:spacing w:before="120"/>
              <w:jc w:val="both"/>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b/>
                <w:bCs/>
                <w:lang w:val="fr-CA"/>
              </w:rPr>
            </w:pPr>
            <w:r>
              <w:rPr>
                <w:b/>
                <w:bCs/>
                <w:lang w:val="fr-CA"/>
              </w:rPr>
              <w:t>(2)</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r>
      <w:tr w:rsidR="0002458B" w:rsidTr="0002458B">
        <w:tc>
          <w:tcPr>
            <w:tcW w:w="0" w:type="auto"/>
            <w:vAlign w:val="center"/>
          </w:tcPr>
          <w:p w:rsidR="0002458B" w:rsidRDefault="0002458B" w:rsidP="0002458B">
            <w:pPr>
              <w:spacing w:before="120"/>
              <w:jc w:val="center"/>
              <w:rPr>
                <w:b/>
                <w:bCs/>
                <w:sz w:val="16"/>
                <w:lang w:val="fr-CA"/>
              </w:rPr>
            </w:pPr>
            <w:r>
              <w:rPr>
                <w:b/>
                <w:bCs/>
                <w:sz w:val="16"/>
                <w:lang w:val="fr-CA"/>
              </w:rPr>
              <w:t>Arrêt</w:t>
            </w:r>
          </w:p>
          <w:p w:rsidR="0002458B" w:rsidRDefault="0002458B" w:rsidP="0002458B">
            <w:pPr>
              <w:spacing w:before="120"/>
              <w:jc w:val="center"/>
              <w:rPr>
                <w:b/>
                <w:bCs/>
                <w:sz w:val="16"/>
                <w:lang w:val="fr-CA"/>
              </w:rPr>
            </w:pPr>
            <w:r>
              <w:rPr>
                <w:b/>
                <w:bCs/>
                <w:sz w:val="16"/>
                <w:lang w:val="fr-CA"/>
              </w:rPr>
              <w:t>turbine</w:t>
            </w:r>
          </w:p>
        </w:tc>
        <w:tc>
          <w:tcPr>
            <w:tcW w:w="0" w:type="auto"/>
            <w:vAlign w:val="center"/>
          </w:tcPr>
          <w:p w:rsidR="0002458B" w:rsidRDefault="0002458B" w:rsidP="0002458B">
            <w:pPr>
              <w:spacing w:before="120"/>
              <w:jc w:val="both"/>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p>
        </w:tc>
        <w:tc>
          <w:tcPr>
            <w:tcW w:w="0" w:type="auto"/>
            <w:vAlign w:val="center"/>
          </w:tcPr>
          <w:p w:rsidR="0002458B" w:rsidRDefault="0002458B" w:rsidP="0002458B">
            <w:pPr>
              <w:spacing w:before="120"/>
              <w:jc w:val="center"/>
              <w:rPr>
                <w:sz w:val="28"/>
                <w:lang w:val="fr-CA"/>
              </w:rPr>
            </w:pPr>
            <w:r>
              <w:rPr>
                <w:sz w:val="28"/>
                <w:lang w:val="fr-CA"/>
              </w:rPr>
              <w:t>x</w:t>
            </w:r>
          </w:p>
        </w:tc>
        <w:tc>
          <w:tcPr>
            <w:tcW w:w="0" w:type="auto"/>
            <w:vAlign w:val="center"/>
          </w:tcPr>
          <w:p w:rsidR="0002458B" w:rsidRDefault="0002458B" w:rsidP="0002458B">
            <w:pPr>
              <w:spacing w:before="120"/>
              <w:jc w:val="center"/>
              <w:rPr>
                <w:sz w:val="28"/>
                <w:lang w:val="fr-CA"/>
              </w:rPr>
            </w:pPr>
            <w:r>
              <w:rPr>
                <w:sz w:val="28"/>
                <w:lang w:val="fr-CA"/>
              </w:rPr>
              <w:t>x</w:t>
            </w:r>
          </w:p>
        </w:tc>
      </w:tr>
    </w:tbl>
    <w:p w:rsidR="00C17F2E" w:rsidRDefault="00C17F2E" w:rsidP="0002458B">
      <w:pPr>
        <w:rPr>
          <w:lang w:val="fr-CA"/>
        </w:rPr>
      </w:pPr>
    </w:p>
    <w:p w:rsidR="00AE54B2" w:rsidRDefault="00C17F2E" w:rsidP="0002458B">
      <w:pPr>
        <w:ind w:left="1134"/>
        <w:rPr>
          <w:sz w:val="16"/>
          <w:lang w:val="fr-CA"/>
        </w:rPr>
      </w:pPr>
      <w:r>
        <w:rPr>
          <w:b/>
          <w:bCs/>
          <w:sz w:val="16"/>
          <w:lang w:val="fr-CA"/>
        </w:rPr>
        <w:t>(1)</w:t>
      </w:r>
      <w:r>
        <w:rPr>
          <w:sz w:val="16"/>
          <w:lang w:val="fr-CA"/>
        </w:rPr>
        <w:t xml:space="preserve"> Basculement sur chaîne secours                             </w:t>
      </w:r>
      <w:r>
        <w:rPr>
          <w:b/>
          <w:bCs/>
          <w:sz w:val="16"/>
          <w:lang w:val="fr-CA"/>
        </w:rPr>
        <w:t>(2)</w:t>
      </w:r>
      <w:r>
        <w:rPr>
          <w:sz w:val="16"/>
          <w:lang w:val="fr-CA"/>
        </w:rPr>
        <w:t xml:space="preserve">  Déclenchement si marche secours</w:t>
      </w:r>
    </w:p>
    <w:p w:rsidR="0002458B" w:rsidRPr="0002458B" w:rsidRDefault="00C17F2E" w:rsidP="0002458B">
      <w:pPr>
        <w:ind w:left="2552"/>
        <w:rPr>
          <w:sz w:val="16"/>
          <w:lang w:val="fr-CA"/>
        </w:rPr>
      </w:pPr>
      <w:r>
        <w:rPr>
          <w:sz w:val="16"/>
          <w:lang w:val="fr-CA"/>
        </w:rPr>
        <w:t>Alarme si en marche normale</w:t>
      </w:r>
    </w:p>
    <w:p w:rsidR="00F25C51" w:rsidRDefault="00F25C51" w:rsidP="00F25C51">
      <w:pPr>
        <w:spacing w:before="200"/>
        <w:ind w:left="5387"/>
        <w:jc w:val="both"/>
        <w:rPr>
          <w:b/>
          <w:bCs/>
          <w:u w:val="single"/>
          <w:lang w:val="fr-CA"/>
        </w:rPr>
      </w:pPr>
      <w:r>
        <w:rPr>
          <w:b/>
          <w:bCs/>
          <w:u w:val="single"/>
          <w:lang w:val="fr-CA"/>
        </w:rPr>
        <w:t>Sécurités Turbine</w:t>
      </w:r>
    </w:p>
    <w:p w:rsidR="00F25C51" w:rsidRDefault="00F25C51" w:rsidP="00F25C51">
      <w:pPr>
        <w:ind w:left="1418"/>
        <w:jc w:val="both"/>
        <w:rPr>
          <w:b/>
          <w:bCs/>
          <w:u w:val="single"/>
          <w:lang w:val="fr-CA"/>
        </w:rPr>
      </w:pPr>
    </w:p>
    <w:tbl>
      <w:tblPr>
        <w:tblW w:w="0" w:type="auto"/>
        <w:tblInd w:w="-34" w:type="dxa"/>
        <w:tblBorders>
          <w:top w:val="single" w:sz="4" w:space="0" w:color="auto"/>
          <w:left w:val="single" w:sz="4" w:space="0" w:color="auto"/>
          <w:bottom w:val="single" w:sz="4" w:space="0" w:color="auto"/>
          <w:right w:val="single" w:sz="4" w:space="0" w:color="auto"/>
        </w:tblBorders>
        <w:tblLook w:val="0000"/>
      </w:tblPr>
      <w:tblGrid>
        <w:gridCol w:w="2127"/>
        <w:gridCol w:w="4394"/>
        <w:gridCol w:w="1134"/>
        <w:gridCol w:w="5954"/>
        <w:gridCol w:w="1984"/>
      </w:tblGrid>
      <w:tr w:rsidR="00F25C51" w:rsidTr="0002458B">
        <w:tc>
          <w:tcPr>
            <w:tcW w:w="2127"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Repères</w:t>
            </w:r>
          </w:p>
        </w:tc>
        <w:tc>
          <w:tcPr>
            <w:tcW w:w="439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Fonction</w:t>
            </w:r>
          </w:p>
        </w:tc>
        <w:tc>
          <w:tcPr>
            <w:tcW w:w="113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seuil</w:t>
            </w:r>
          </w:p>
        </w:tc>
        <w:tc>
          <w:tcPr>
            <w:tcW w:w="595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Action</w:t>
            </w:r>
          </w:p>
        </w:tc>
        <w:tc>
          <w:tcPr>
            <w:tcW w:w="198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Niveau de Sécurité</w:t>
            </w:r>
          </w:p>
        </w:tc>
      </w:tr>
      <w:tr w:rsidR="00F25C51" w:rsidTr="0002458B">
        <w:tc>
          <w:tcPr>
            <w:tcW w:w="2127" w:type="dxa"/>
            <w:tcBorders>
              <w:top w:val="single" w:sz="4" w:space="0" w:color="auto"/>
              <w:left w:val="single" w:sz="4" w:space="0" w:color="auto"/>
              <w:bottom w:val="single" w:sz="4" w:space="0" w:color="auto"/>
              <w:right w:val="single" w:sz="4" w:space="0" w:color="auto"/>
            </w:tcBorders>
          </w:tcPr>
          <w:p w:rsidR="00F25C51" w:rsidRDefault="00F25C51" w:rsidP="00E15740">
            <w:pPr>
              <w:spacing w:before="200"/>
              <w:jc w:val="both"/>
              <w:rPr>
                <w:b/>
                <w:bCs/>
                <w:sz w:val="16"/>
                <w:lang w:val="fr-CA"/>
              </w:rPr>
            </w:pPr>
            <w:r>
              <w:rPr>
                <w:b/>
                <w:bCs/>
                <w:sz w:val="16"/>
                <w:lang w:val="fr-CA"/>
              </w:rPr>
              <w:t>PSLL3401</w:t>
            </w:r>
          </w:p>
        </w:tc>
        <w:tc>
          <w:tcPr>
            <w:tcW w:w="439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ind w:right="-816"/>
              <w:jc w:val="both"/>
              <w:rPr>
                <w:b/>
                <w:bCs/>
                <w:sz w:val="16"/>
                <w:lang w:val="fr-CA"/>
              </w:rPr>
            </w:pPr>
            <w:r>
              <w:rPr>
                <w:b/>
                <w:bCs/>
                <w:sz w:val="16"/>
                <w:lang w:val="fr-CA"/>
              </w:rPr>
              <w:t>Pression basse d'huile de graissage</w:t>
            </w:r>
          </w:p>
        </w:tc>
        <w:tc>
          <w:tcPr>
            <w:tcW w:w="1134" w:type="dxa"/>
            <w:tcBorders>
              <w:top w:val="single" w:sz="4" w:space="0" w:color="auto"/>
              <w:left w:val="single" w:sz="4" w:space="0" w:color="auto"/>
              <w:bottom w:val="single" w:sz="4" w:space="0" w:color="auto"/>
              <w:right w:val="single" w:sz="4" w:space="0" w:color="auto"/>
            </w:tcBorders>
          </w:tcPr>
          <w:p w:rsidR="00F25C51" w:rsidRDefault="00F25C51" w:rsidP="00E15740">
            <w:pPr>
              <w:spacing w:before="200"/>
              <w:jc w:val="center"/>
              <w:rPr>
                <w:b/>
                <w:bCs/>
                <w:sz w:val="16"/>
                <w:lang w:val="fr-CA"/>
              </w:rPr>
            </w:pPr>
            <w:r>
              <w:rPr>
                <w:b/>
                <w:bCs/>
                <w:sz w:val="16"/>
                <w:lang w:val="fr-CA"/>
              </w:rPr>
              <w:t>0.4 b</w:t>
            </w:r>
          </w:p>
        </w:tc>
        <w:tc>
          <w:tcPr>
            <w:tcW w:w="5954" w:type="dxa"/>
            <w:tcBorders>
              <w:top w:val="single" w:sz="4" w:space="0" w:color="auto"/>
              <w:left w:val="single" w:sz="4" w:space="0" w:color="auto"/>
              <w:bottom w:val="single" w:sz="4" w:space="0" w:color="auto"/>
              <w:right w:val="single" w:sz="4" w:space="0" w:color="auto"/>
            </w:tcBorders>
          </w:tcPr>
          <w:p w:rsidR="00F25C51" w:rsidRDefault="00F25C51" w:rsidP="0002458B">
            <w:pPr>
              <w:jc w:val="both"/>
              <w:rPr>
                <w:b/>
                <w:bCs/>
                <w:sz w:val="16"/>
                <w:lang w:val="fr-CA"/>
              </w:rPr>
            </w:pPr>
            <w:r>
              <w:rPr>
                <w:b/>
                <w:bCs/>
                <w:sz w:val="16"/>
                <w:lang w:val="fr-CA"/>
              </w:rPr>
              <w:t xml:space="preserve">Arrêt de l’alimentation vapeur du TAS3 par fermeture par action </w:t>
            </w:r>
            <w:proofErr w:type="spellStart"/>
            <w:r>
              <w:rPr>
                <w:b/>
                <w:bCs/>
                <w:sz w:val="16"/>
                <w:lang w:val="fr-CA"/>
              </w:rPr>
              <w:t>relayage</w:t>
            </w:r>
            <w:proofErr w:type="spellEnd"/>
            <w:r>
              <w:rPr>
                <w:b/>
                <w:bCs/>
                <w:sz w:val="16"/>
                <w:lang w:val="fr-CA"/>
              </w:rPr>
              <w:t xml:space="preserve"> de la HSV3710 et démarrage de la pompe NG112 à courant continu.</w:t>
            </w:r>
          </w:p>
          <w:p w:rsidR="00F25C51" w:rsidRDefault="00F25C51" w:rsidP="0002458B">
            <w:pPr>
              <w:jc w:val="both"/>
              <w:rPr>
                <w:b/>
                <w:bCs/>
                <w:sz w:val="16"/>
                <w:lang w:val="fr-CA"/>
              </w:rPr>
            </w:pPr>
            <w:r>
              <w:rPr>
                <w:b/>
                <w:bCs/>
                <w:sz w:val="16"/>
                <w:lang w:val="fr-CA"/>
              </w:rPr>
              <w:t>Réarmement de la vanne par le BP122.</w:t>
            </w:r>
          </w:p>
        </w:tc>
        <w:tc>
          <w:tcPr>
            <w:tcW w:w="1984" w:type="dxa"/>
            <w:tcBorders>
              <w:top w:val="single" w:sz="4" w:space="0" w:color="auto"/>
              <w:left w:val="single" w:sz="4" w:space="0" w:color="auto"/>
              <w:bottom w:val="single" w:sz="4" w:space="0" w:color="auto"/>
              <w:right w:val="single" w:sz="4" w:space="0" w:color="auto"/>
            </w:tcBorders>
          </w:tcPr>
          <w:p w:rsidR="00F25C51" w:rsidRDefault="00F25C51" w:rsidP="00E15740">
            <w:pPr>
              <w:spacing w:before="200"/>
              <w:jc w:val="center"/>
              <w:rPr>
                <w:b/>
                <w:bCs/>
                <w:sz w:val="16"/>
                <w:lang w:val="fr-CA"/>
              </w:rPr>
            </w:pPr>
            <w:r>
              <w:rPr>
                <w:b/>
                <w:bCs/>
                <w:sz w:val="16"/>
                <w:lang w:val="fr-CA"/>
              </w:rPr>
              <w:t>1</w:t>
            </w:r>
          </w:p>
        </w:tc>
      </w:tr>
      <w:tr w:rsidR="00F25C51" w:rsidTr="0002458B">
        <w:tc>
          <w:tcPr>
            <w:tcW w:w="2127"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en-US"/>
              </w:rPr>
            </w:pPr>
          </w:p>
        </w:tc>
        <w:tc>
          <w:tcPr>
            <w:tcW w:w="439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Survitesse (une par alternateur)</w:t>
            </w:r>
          </w:p>
        </w:tc>
        <w:tc>
          <w:tcPr>
            <w:tcW w:w="113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3300tr/mn</w:t>
            </w:r>
          </w:p>
        </w:tc>
        <w:tc>
          <w:tcPr>
            <w:tcW w:w="595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Déclenchement turbine</w:t>
            </w:r>
          </w:p>
        </w:tc>
        <w:tc>
          <w:tcPr>
            <w:tcW w:w="198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2</w:t>
            </w:r>
          </w:p>
        </w:tc>
      </w:tr>
      <w:tr w:rsidR="00F25C51" w:rsidTr="0002458B">
        <w:tc>
          <w:tcPr>
            <w:tcW w:w="2127"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en-US"/>
              </w:rPr>
            </w:pPr>
            <w:r>
              <w:rPr>
                <w:b/>
                <w:bCs/>
                <w:sz w:val="16"/>
                <w:lang w:val="en-US"/>
              </w:rPr>
              <w:t>A.U. local</w:t>
            </w:r>
          </w:p>
        </w:tc>
        <w:tc>
          <w:tcPr>
            <w:tcW w:w="439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Arrêt d'urgence local</w:t>
            </w:r>
          </w:p>
        </w:tc>
        <w:tc>
          <w:tcPr>
            <w:tcW w:w="113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p>
        </w:tc>
        <w:tc>
          <w:tcPr>
            <w:tcW w:w="595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Déclenchement turbine</w:t>
            </w:r>
          </w:p>
        </w:tc>
        <w:tc>
          <w:tcPr>
            <w:tcW w:w="198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1</w:t>
            </w:r>
          </w:p>
        </w:tc>
      </w:tr>
      <w:tr w:rsidR="00F25C51" w:rsidTr="0002458B">
        <w:tc>
          <w:tcPr>
            <w:tcW w:w="2127"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 xml:space="preserve">A.U. </w:t>
            </w:r>
          </w:p>
        </w:tc>
        <w:tc>
          <w:tcPr>
            <w:tcW w:w="439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Arrêt d'urgence  S de C " Hors système"</w:t>
            </w:r>
          </w:p>
        </w:tc>
        <w:tc>
          <w:tcPr>
            <w:tcW w:w="113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p>
        </w:tc>
        <w:tc>
          <w:tcPr>
            <w:tcW w:w="595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Déclenchement turbine</w:t>
            </w:r>
          </w:p>
        </w:tc>
        <w:tc>
          <w:tcPr>
            <w:tcW w:w="198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1</w:t>
            </w:r>
          </w:p>
        </w:tc>
      </w:tr>
      <w:tr w:rsidR="00F25C51" w:rsidTr="0002458B">
        <w:tc>
          <w:tcPr>
            <w:tcW w:w="2127"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A.U.</w:t>
            </w:r>
          </w:p>
        </w:tc>
        <w:tc>
          <w:tcPr>
            <w:tcW w:w="439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Arrêt d'urgence tableau électrique Centrale Sud (TCC)</w:t>
            </w:r>
          </w:p>
        </w:tc>
        <w:tc>
          <w:tcPr>
            <w:tcW w:w="113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p>
        </w:tc>
        <w:tc>
          <w:tcPr>
            <w:tcW w:w="595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both"/>
              <w:rPr>
                <w:b/>
                <w:bCs/>
                <w:sz w:val="16"/>
                <w:lang w:val="fr-CA"/>
              </w:rPr>
            </w:pPr>
            <w:r>
              <w:rPr>
                <w:b/>
                <w:bCs/>
                <w:sz w:val="16"/>
                <w:lang w:val="fr-CA"/>
              </w:rPr>
              <w:t>Déclenchement turbine</w:t>
            </w:r>
          </w:p>
        </w:tc>
        <w:tc>
          <w:tcPr>
            <w:tcW w:w="1984" w:type="dxa"/>
            <w:tcBorders>
              <w:top w:val="single" w:sz="4" w:space="0" w:color="auto"/>
              <w:left w:val="single" w:sz="4" w:space="0" w:color="auto"/>
              <w:bottom w:val="single" w:sz="4" w:space="0" w:color="auto"/>
              <w:right w:val="single" w:sz="4" w:space="0" w:color="auto"/>
            </w:tcBorders>
          </w:tcPr>
          <w:p w:rsidR="00F25C51" w:rsidRDefault="00F25C51" w:rsidP="0002458B">
            <w:pPr>
              <w:spacing w:before="120"/>
              <w:jc w:val="center"/>
              <w:rPr>
                <w:b/>
                <w:bCs/>
                <w:sz w:val="16"/>
                <w:lang w:val="fr-CA"/>
              </w:rPr>
            </w:pPr>
            <w:r>
              <w:rPr>
                <w:b/>
                <w:bCs/>
                <w:sz w:val="16"/>
                <w:lang w:val="fr-CA"/>
              </w:rPr>
              <w:t>1</w:t>
            </w:r>
          </w:p>
        </w:tc>
      </w:tr>
    </w:tbl>
    <w:p w:rsidR="0002458B" w:rsidRDefault="0002458B" w:rsidP="0002458B">
      <w:pPr>
        <w:jc w:val="both"/>
        <w:rPr>
          <w:b/>
          <w:bCs/>
          <w:u w:val="single"/>
          <w:lang w:val="fr-CA"/>
        </w:rPr>
      </w:pPr>
    </w:p>
    <w:p w:rsidR="0002458B" w:rsidRDefault="0002458B" w:rsidP="0002458B">
      <w:pPr>
        <w:jc w:val="both"/>
        <w:rPr>
          <w:b/>
          <w:bCs/>
          <w:u w:val="single"/>
          <w:lang w:val="fr-CA"/>
        </w:rPr>
      </w:pPr>
    </w:p>
    <w:p w:rsidR="00554AED" w:rsidRDefault="00A071FD" w:rsidP="002A49E7">
      <w:pPr>
        <w:ind w:left="5387"/>
        <w:jc w:val="both"/>
        <w:rPr>
          <w:b/>
          <w:bCs/>
          <w:u w:val="single"/>
          <w:lang w:val="fr-CA"/>
        </w:rPr>
      </w:pPr>
      <w:r>
        <w:rPr>
          <w:b/>
          <w:bCs/>
          <w:u w:val="single"/>
          <w:lang w:val="fr-CA"/>
        </w:rPr>
        <w:t>Automatisme Turbine</w:t>
      </w:r>
    </w:p>
    <w:p w:rsidR="002A49E7" w:rsidRDefault="002A49E7" w:rsidP="002A49E7">
      <w:pPr>
        <w:ind w:left="5387"/>
        <w:jc w:val="both"/>
        <w:rPr>
          <w:b/>
          <w:bCs/>
          <w:u w:val="single"/>
          <w:lang w:val="fr-CA"/>
        </w:rPr>
      </w:pPr>
    </w:p>
    <w:tbl>
      <w:tblPr>
        <w:tblW w:w="0" w:type="auto"/>
        <w:tblInd w:w="534" w:type="dxa"/>
        <w:tblBorders>
          <w:top w:val="single" w:sz="4" w:space="0" w:color="auto"/>
          <w:left w:val="single" w:sz="4" w:space="0" w:color="auto"/>
          <w:bottom w:val="single" w:sz="4" w:space="0" w:color="auto"/>
          <w:right w:val="single" w:sz="4" w:space="0" w:color="auto"/>
        </w:tblBorders>
        <w:tblLook w:val="0000"/>
      </w:tblPr>
      <w:tblGrid>
        <w:gridCol w:w="2409"/>
        <w:gridCol w:w="3686"/>
        <w:gridCol w:w="1134"/>
        <w:gridCol w:w="5386"/>
      </w:tblGrid>
      <w:tr w:rsidR="00554AED" w:rsidTr="00365BDD">
        <w:tc>
          <w:tcPr>
            <w:tcW w:w="2409"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jc w:val="center"/>
              <w:rPr>
                <w:b/>
                <w:bCs/>
                <w:sz w:val="16"/>
                <w:lang w:val="fr-CA"/>
              </w:rPr>
            </w:pPr>
            <w:r>
              <w:rPr>
                <w:b/>
                <w:bCs/>
                <w:sz w:val="16"/>
                <w:lang w:val="fr-CA"/>
              </w:rPr>
              <w:t>Repères</w:t>
            </w:r>
          </w:p>
        </w:tc>
        <w:tc>
          <w:tcPr>
            <w:tcW w:w="3686"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jc w:val="center"/>
              <w:rPr>
                <w:b/>
                <w:bCs/>
                <w:sz w:val="16"/>
                <w:lang w:val="fr-CA"/>
              </w:rPr>
            </w:pPr>
            <w:r>
              <w:rPr>
                <w:b/>
                <w:bCs/>
                <w:sz w:val="16"/>
                <w:lang w:val="fr-CA"/>
              </w:rPr>
              <w:t>Fonction</w:t>
            </w:r>
          </w:p>
        </w:tc>
        <w:tc>
          <w:tcPr>
            <w:tcW w:w="1134"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jc w:val="center"/>
              <w:rPr>
                <w:b/>
                <w:bCs/>
                <w:sz w:val="16"/>
                <w:lang w:val="fr-CA"/>
              </w:rPr>
            </w:pPr>
            <w:r>
              <w:rPr>
                <w:b/>
                <w:bCs/>
                <w:sz w:val="16"/>
                <w:lang w:val="fr-CA"/>
              </w:rPr>
              <w:t>seuil</w:t>
            </w:r>
          </w:p>
        </w:tc>
        <w:tc>
          <w:tcPr>
            <w:tcW w:w="5386"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jc w:val="center"/>
              <w:rPr>
                <w:b/>
                <w:bCs/>
                <w:sz w:val="16"/>
                <w:lang w:val="fr-CA"/>
              </w:rPr>
            </w:pPr>
            <w:r>
              <w:rPr>
                <w:b/>
                <w:bCs/>
                <w:sz w:val="16"/>
                <w:lang w:val="fr-CA"/>
              </w:rPr>
              <w:t>Action</w:t>
            </w:r>
          </w:p>
        </w:tc>
      </w:tr>
      <w:tr w:rsidR="00554AED" w:rsidTr="00365BDD">
        <w:tc>
          <w:tcPr>
            <w:tcW w:w="2409"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jc w:val="both"/>
              <w:rPr>
                <w:b/>
                <w:bCs/>
                <w:sz w:val="16"/>
                <w:lang w:val="fr-CA"/>
              </w:rPr>
            </w:pPr>
            <w:r>
              <w:rPr>
                <w:b/>
                <w:bCs/>
                <w:sz w:val="16"/>
                <w:lang w:val="fr-CA"/>
              </w:rPr>
              <w:t>PXL (non existant à ce jour)</w:t>
            </w:r>
          </w:p>
        </w:tc>
        <w:tc>
          <w:tcPr>
            <w:tcW w:w="3686"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ind w:right="-816"/>
              <w:jc w:val="both"/>
              <w:rPr>
                <w:b/>
                <w:bCs/>
                <w:sz w:val="16"/>
                <w:lang w:val="fr-CA"/>
              </w:rPr>
            </w:pPr>
            <w:r>
              <w:rPr>
                <w:b/>
                <w:bCs/>
                <w:sz w:val="16"/>
                <w:lang w:val="fr-CA"/>
              </w:rPr>
              <w:t>Pression basse d'huile de graissage</w:t>
            </w:r>
          </w:p>
        </w:tc>
        <w:tc>
          <w:tcPr>
            <w:tcW w:w="1134"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jc w:val="center"/>
              <w:rPr>
                <w:b/>
                <w:bCs/>
                <w:sz w:val="16"/>
                <w:lang w:val="fr-CA"/>
              </w:rPr>
            </w:pPr>
          </w:p>
        </w:tc>
        <w:tc>
          <w:tcPr>
            <w:tcW w:w="5386"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jc w:val="both"/>
              <w:rPr>
                <w:b/>
                <w:bCs/>
                <w:sz w:val="16"/>
                <w:lang w:val="fr-CA"/>
              </w:rPr>
            </w:pPr>
            <w:r>
              <w:rPr>
                <w:b/>
                <w:bCs/>
                <w:sz w:val="16"/>
                <w:lang w:val="fr-CA"/>
              </w:rPr>
              <w:t>Devrait démarrer la pompe d’huile de graissage NG319 ou NG319A</w:t>
            </w:r>
          </w:p>
        </w:tc>
      </w:tr>
      <w:tr w:rsidR="00554AED" w:rsidTr="00365BDD">
        <w:tc>
          <w:tcPr>
            <w:tcW w:w="2409"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jc w:val="both"/>
              <w:rPr>
                <w:b/>
                <w:bCs/>
                <w:sz w:val="16"/>
                <w:lang w:val="fr-CA"/>
              </w:rPr>
            </w:pPr>
            <w:r>
              <w:rPr>
                <w:b/>
                <w:bCs/>
                <w:sz w:val="16"/>
                <w:lang w:val="fr-CA"/>
              </w:rPr>
              <w:t>PXL 3405</w:t>
            </w:r>
          </w:p>
        </w:tc>
        <w:tc>
          <w:tcPr>
            <w:tcW w:w="3686" w:type="dxa"/>
            <w:tcBorders>
              <w:top w:val="single" w:sz="4" w:space="0" w:color="auto"/>
              <w:left w:val="single" w:sz="4" w:space="0" w:color="auto"/>
              <w:bottom w:val="single" w:sz="4" w:space="0" w:color="auto"/>
              <w:right w:val="single" w:sz="4" w:space="0" w:color="auto"/>
            </w:tcBorders>
          </w:tcPr>
          <w:p w:rsidR="00554AED" w:rsidRDefault="00554AED" w:rsidP="0002458B">
            <w:pPr>
              <w:spacing w:before="120"/>
              <w:jc w:val="both"/>
              <w:rPr>
                <w:b/>
                <w:bCs/>
                <w:sz w:val="16"/>
                <w:lang w:val="fr-CA"/>
              </w:rPr>
            </w:pPr>
            <w:r>
              <w:rPr>
                <w:b/>
                <w:bCs/>
                <w:sz w:val="16"/>
                <w:lang w:val="fr-CA"/>
              </w:rPr>
              <w:t>Pression basse d'huile de régulation</w:t>
            </w:r>
          </w:p>
        </w:tc>
        <w:tc>
          <w:tcPr>
            <w:tcW w:w="1134" w:type="dxa"/>
            <w:tcBorders>
              <w:top w:val="single" w:sz="4" w:space="0" w:color="auto"/>
              <w:left w:val="single" w:sz="4" w:space="0" w:color="auto"/>
              <w:bottom w:val="single" w:sz="4" w:space="0" w:color="auto"/>
              <w:right w:val="single" w:sz="4" w:space="0" w:color="auto"/>
            </w:tcBorders>
          </w:tcPr>
          <w:p w:rsidR="00554AED" w:rsidRPr="00234503" w:rsidRDefault="00554AED" w:rsidP="0002458B">
            <w:pPr>
              <w:spacing w:before="120"/>
              <w:jc w:val="center"/>
              <w:rPr>
                <w:b/>
                <w:bCs/>
                <w:sz w:val="16"/>
              </w:rPr>
            </w:pPr>
            <w:r w:rsidRPr="00234503">
              <w:rPr>
                <w:b/>
                <w:bCs/>
                <w:sz w:val="16"/>
              </w:rPr>
              <w:t>8 b</w:t>
            </w:r>
          </w:p>
        </w:tc>
        <w:tc>
          <w:tcPr>
            <w:tcW w:w="5386" w:type="dxa"/>
            <w:tcBorders>
              <w:top w:val="single" w:sz="4" w:space="0" w:color="auto"/>
              <w:left w:val="single" w:sz="4" w:space="0" w:color="auto"/>
              <w:bottom w:val="single" w:sz="4" w:space="0" w:color="auto"/>
              <w:right w:val="single" w:sz="4" w:space="0" w:color="auto"/>
            </w:tcBorders>
          </w:tcPr>
          <w:p w:rsidR="00554AED" w:rsidRPr="00234503" w:rsidRDefault="00554AED" w:rsidP="0002458B">
            <w:pPr>
              <w:spacing w:before="120"/>
              <w:jc w:val="both"/>
              <w:rPr>
                <w:b/>
                <w:bCs/>
                <w:sz w:val="16"/>
              </w:rPr>
            </w:pPr>
            <w:r>
              <w:rPr>
                <w:b/>
                <w:bCs/>
                <w:sz w:val="16"/>
              </w:rPr>
              <w:t>Démarre la pompe de secours NG320 ou NG330</w:t>
            </w:r>
          </w:p>
        </w:tc>
      </w:tr>
    </w:tbl>
    <w:p w:rsidR="0048678D" w:rsidRPr="00C17F2E" w:rsidRDefault="0048678D" w:rsidP="00C17F2E">
      <w:pPr>
        <w:rPr>
          <w:lang w:val="fr-CA"/>
        </w:rPr>
      </w:pPr>
    </w:p>
    <w:sectPr w:rsidR="0048678D" w:rsidRPr="00C17F2E" w:rsidSect="0048678D">
      <w:pgSz w:w="16838" w:h="11906" w:orient="landscape"/>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49B1" w:rsidRDefault="001049B1" w:rsidP="00884E68">
      <w:r>
        <w:separator/>
      </w:r>
    </w:p>
  </w:endnote>
  <w:endnote w:type="continuationSeparator" w:id="0">
    <w:p w:rsidR="001049B1" w:rsidRDefault="001049B1" w:rsidP="00884E6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9B1" w:rsidRDefault="001049B1" w:rsidP="0098468E">
    <w:pPr>
      <w:pStyle w:val="Pieddepage"/>
    </w:pPr>
    <w:r>
      <w:t>L’original est sous forme de fichier informatique accessible en lecture seule.</w:t>
    </w:r>
  </w:p>
  <w:p w:rsidR="001049B1" w:rsidRDefault="001049B1" w:rsidP="0098468E">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9B1" w:rsidRPr="00B60C8D" w:rsidRDefault="001049B1" w:rsidP="0098468E">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49B1" w:rsidRDefault="001049B1" w:rsidP="0098468E">
      <w:r>
        <w:separator/>
      </w:r>
    </w:p>
  </w:footnote>
  <w:footnote w:type="continuationSeparator" w:id="0">
    <w:p w:rsidR="001049B1" w:rsidRDefault="001049B1" w:rsidP="0098468E">
      <w:r>
        <w:continuationSeparator/>
      </w:r>
    </w:p>
  </w:footnote>
  <w:footnote w:id="1">
    <w:p w:rsidR="001049B1" w:rsidRDefault="001049B1" w:rsidP="0098468E">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1049B1" w:rsidRDefault="001049B1" w:rsidP="0098468E">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1049B1" w:rsidTr="0098468E">
      <w:trPr>
        <w:cantSplit/>
        <w:jc w:val="center"/>
      </w:trPr>
      <w:tc>
        <w:tcPr>
          <w:tcW w:w="1985" w:type="dxa"/>
          <w:tcBorders>
            <w:top w:val="double" w:sz="6" w:space="0" w:color="auto"/>
            <w:left w:val="double" w:sz="6" w:space="0" w:color="auto"/>
            <w:bottom w:val="double" w:sz="6" w:space="0" w:color="auto"/>
          </w:tcBorders>
          <w:vAlign w:val="center"/>
        </w:tcPr>
        <w:p w:rsidR="001049B1" w:rsidRPr="00DF2710" w:rsidRDefault="001049B1" w:rsidP="0098468E">
          <w:pPr>
            <w:jc w:val="center"/>
          </w:pPr>
          <w:fldSimple w:instr=" REF Entreprise \h  \* MERGEFORMAT ">
            <w:r w:rsidRPr="00573DAA">
              <w:rPr>
                <w:b/>
                <w:caps/>
              </w:rPr>
              <w:t>Naphtachimie</w:t>
            </w:r>
          </w:fldSimple>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1049B1" w:rsidRPr="00DF2710" w:rsidRDefault="001049B1" w:rsidP="0098468E">
          <w:pPr>
            <w:jc w:val="center"/>
          </w:pPr>
          <w:r w:rsidRPr="00DF2710">
            <w:t>Service :</w:t>
          </w:r>
        </w:p>
        <w:p w:rsidR="001049B1" w:rsidRPr="00C93644" w:rsidRDefault="001049B1" w:rsidP="0098468E">
          <w:pPr>
            <w:jc w:val="center"/>
            <w:rPr>
              <w:b/>
              <w:lang w:val="en-GB"/>
            </w:rPr>
          </w:pPr>
          <w:fldSimple w:instr=" REF Service \h  \* MERGEFORMAT ">
            <w:r w:rsidRPr="00B60C8D">
              <w:rPr>
                <w:b/>
                <w:bCs/>
              </w:rPr>
              <w:t>LPU</w:t>
            </w:r>
          </w:fldSimple>
        </w:p>
      </w:tc>
      <w:tc>
        <w:tcPr>
          <w:tcW w:w="5065" w:type="dxa"/>
          <w:tcBorders>
            <w:top w:val="double" w:sz="6" w:space="0" w:color="auto"/>
            <w:bottom w:val="double" w:sz="6" w:space="0" w:color="auto"/>
            <w:right w:val="single" w:sz="6" w:space="0" w:color="auto"/>
          </w:tcBorders>
          <w:vAlign w:val="center"/>
        </w:tcPr>
        <w:p w:rsidR="001049B1" w:rsidRPr="00C93644" w:rsidRDefault="001049B1" w:rsidP="0098468E">
          <w:pPr>
            <w:jc w:val="center"/>
            <w:rPr>
              <w:b/>
            </w:rPr>
          </w:pPr>
          <w:fldSimple w:instr=" REF Référence \h  \* MERGEFORMAT ">
            <w:r w:rsidRPr="00C93644">
              <w:rPr>
                <w:b/>
              </w:rPr>
              <w:t>EXP-U-16-006</w:t>
            </w:r>
          </w:fldSimple>
        </w:p>
        <w:p w:rsidR="001049B1" w:rsidRPr="00DF2710" w:rsidRDefault="001049B1" w:rsidP="00FA7D03">
          <w:pPr>
            <w:tabs>
              <w:tab w:val="right" w:pos="4715"/>
            </w:tabs>
          </w:pPr>
          <w:r>
            <w:t>Révision n° 3</w:t>
          </w:r>
          <w:r>
            <w:tab/>
          </w:r>
          <w:r w:rsidRPr="00C93644">
            <w:rPr>
              <w:b/>
            </w:rPr>
            <w:t>Date</w:t>
          </w:r>
          <w:r w:rsidRPr="00DF2710">
            <w:t xml:space="preserve"> : </w:t>
          </w:r>
          <w:r>
            <w:rPr>
              <w:rStyle w:val="datervision"/>
              <w:rFonts w:ascii="Arial" w:hAnsi="Arial"/>
              <w:color w:val="000000"/>
            </w:rPr>
            <w:t>05.05.2017</w:t>
          </w:r>
        </w:p>
      </w:tc>
      <w:tc>
        <w:tcPr>
          <w:tcW w:w="1118" w:type="dxa"/>
          <w:tcBorders>
            <w:top w:val="double" w:sz="6" w:space="0" w:color="auto"/>
            <w:bottom w:val="double" w:sz="6" w:space="0" w:color="auto"/>
            <w:right w:val="double" w:sz="6" w:space="0" w:color="auto"/>
          </w:tcBorders>
          <w:vAlign w:val="center"/>
        </w:tcPr>
        <w:p w:rsidR="001049B1" w:rsidRPr="00DF2710" w:rsidRDefault="001049B1" w:rsidP="0098468E">
          <w:pPr>
            <w:jc w:val="center"/>
          </w:pPr>
          <w:r w:rsidRPr="00DF2710">
            <w:t>Page</w:t>
          </w:r>
          <w:r w:rsidRPr="00DF2710">
            <w:br/>
          </w:r>
          <w:fldSimple w:instr=" PAGE  \* MERGEFORMAT ">
            <w:r>
              <w:rPr>
                <w:noProof/>
              </w:rPr>
              <w:t>2</w:t>
            </w:r>
          </w:fldSimple>
          <w:r w:rsidRPr="00DF2710">
            <w:t>/</w:t>
          </w:r>
          <w:r w:rsidRPr="00DF2710">
            <w:rPr>
              <w:rStyle w:val="Numrodepage"/>
              <w:sz w:val="20"/>
              <w:szCs w:val="20"/>
            </w:rPr>
            <w:fldChar w:fldCharType="begin"/>
          </w:r>
          <w:r w:rsidRPr="00DF2710">
            <w:rPr>
              <w:rStyle w:val="Numrodepage"/>
              <w:sz w:val="20"/>
              <w:szCs w:val="20"/>
            </w:rPr>
            <w:instrText xml:space="preserve"> NUMPAGES </w:instrText>
          </w:r>
          <w:r w:rsidRPr="00DF2710">
            <w:rPr>
              <w:rStyle w:val="Numrodepage"/>
              <w:sz w:val="20"/>
              <w:szCs w:val="20"/>
            </w:rPr>
            <w:fldChar w:fldCharType="separate"/>
          </w:r>
          <w:r>
            <w:rPr>
              <w:rStyle w:val="Numrodepage"/>
              <w:noProof/>
              <w:sz w:val="20"/>
              <w:szCs w:val="20"/>
            </w:rPr>
            <w:t>11</w:t>
          </w:r>
          <w:r w:rsidRPr="00DF2710">
            <w:rPr>
              <w:rStyle w:val="Numrodepage"/>
              <w:sz w:val="20"/>
              <w:szCs w:val="20"/>
            </w:rPr>
            <w:fldChar w:fldCharType="end"/>
          </w:r>
        </w:p>
      </w:tc>
    </w:tr>
  </w:tbl>
  <w:p w:rsidR="001049B1" w:rsidRDefault="001049B1" w:rsidP="0098468E">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4568E"/>
    <w:multiLevelType w:val="hybridMultilevel"/>
    <w:tmpl w:val="83CA58C0"/>
    <w:lvl w:ilvl="0" w:tplc="04090005">
      <w:start w:val="1"/>
      <w:numFmt w:val="bullet"/>
      <w:lvlText w:val=""/>
      <w:lvlJc w:val="left"/>
      <w:pPr>
        <w:tabs>
          <w:tab w:val="num" w:pos="1287"/>
        </w:tabs>
        <w:ind w:left="1287" w:hanging="36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
    <w:nsid w:val="00F74336"/>
    <w:multiLevelType w:val="hybridMultilevel"/>
    <w:tmpl w:val="6978A6B2"/>
    <w:lvl w:ilvl="0" w:tplc="04090005">
      <w:start w:val="1"/>
      <w:numFmt w:val="bullet"/>
      <w:lvlText w:val=""/>
      <w:lvlJc w:val="left"/>
      <w:pPr>
        <w:tabs>
          <w:tab w:val="num" w:pos="1287"/>
        </w:tabs>
        <w:ind w:left="1287" w:hanging="36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nsid w:val="087F33EC"/>
    <w:multiLevelType w:val="hybridMultilevel"/>
    <w:tmpl w:val="1F4E43E4"/>
    <w:lvl w:ilvl="0" w:tplc="6228F61A">
      <w:start w:val="1"/>
      <w:numFmt w:val="bullet"/>
      <w:lvlText w:val=""/>
      <w:lvlJc w:val="left"/>
      <w:pPr>
        <w:tabs>
          <w:tab w:val="num" w:pos="720"/>
        </w:tabs>
        <w:ind w:left="720" w:hanging="360"/>
      </w:pPr>
      <w:rPr>
        <w:rFonts w:ascii="Symbol" w:hAnsi="Symbol" w:hint="default"/>
        <w:sz w:val="20"/>
      </w:rPr>
    </w:lvl>
    <w:lvl w:ilvl="1" w:tplc="CA4AEDBE" w:tentative="1">
      <w:start w:val="1"/>
      <w:numFmt w:val="bullet"/>
      <w:lvlText w:val=""/>
      <w:lvlJc w:val="left"/>
      <w:pPr>
        <w:tabs>
          <w:tab w:val="num" w:pos="1440"/>
        </w:tabs>
        <w:ind w:left="1440" w:hanging="360"/>
      </w:pPr>
      <w:rPr>
        <w:rFonts w:ascii="Symbol" w:hAnsi="Symbol" w:hint="default"/>
        <w:sz w:val="20"/>
      </w:rPr>
    </w:lvl>
    <w:lvl w:ilvl="2" w:tplc="34A29A9A" w:tentative="1">
      <w:start w:val="1"/>
      <w:numFmt w:val="bullet"/>
      <w:lvlText w:val=""/>
      <w:lvlJc w:val="left"/>
      <w:pPr>
        <w:tabs>
          <w:tab w:val="num" w:pos="2160"/>
        </w:tabs>
        <w:ind w:left="2160" w:hanging="360"/>
      </w:pPr>
      <w:rPr>
        <w:rFonts w:ascii="Symbol" w:hAnsi="Symbol" w:hint="default"/>
        <w:sz w:val="20"/>
      </w:rPr>
    </w:lvl>
    <w:lvl w:ilvl="3" w:tplc="8FDE9C60" w:tentative="1">
      <w:start w:val="1"/>
      <w:numFmt w:val="bullet"/>
      <w:lvlText w:val=""/>
      <w:lvlJc w:val="left"/>
      <w:pPr>
        <w:tabs>
          <w:tab w:val="num" w:pos="2880"/>
        </w:tabs>
        <w:ind w:left="2880" w:hanging="360"/>
      </w:pPr>
      <w:rPr>
        <w:rFonts w:ascii="Symbol" w:hAnsi="Symbol" w:hint="default"/>
        <w:sz w:val="20"/>
      </w:rPr>
    </w:lvl>
    <w:lvl w:ilvl="4" w:tplc="908E1478" w:tentative="1">
      <w:start w:val="1"/>
      <w:numFmt w:val="bullet"/>
      <w:lvlText w:val=""/>
      <w:lvlJc w:val="left"/>
      <w:pPr>
        <w:tabs>
          <w:tab w:val="num" w:pos="3600"/>
        </w:tabs>
        <w:ind w:left="3600" w:hanging="360"/>
      </w:pPr>
      <w:rPr>
        <w:rFonts w:ascii="Symbol" w:hAnsi="Symbol" w:hint="default"/>
        <w:sz w:val="20"/>
      </w:rPr>
    </w:lvl>
    <w:lvl w:ilvl="5" w:tplc="7EA8940C" w:tentative="1">
      <w:start w:val="1"/>
      <w:numFmt w:val="bullet"/>
      <w:lvlText w:val=""/>
      <w:lvlJc w:val="left"/>
      <w:pPr>
        <w:tabs>
          <w:tab w:val="num" w:pos="4320"/>
        </w:tabs>
        <w:ind w:left="4320" w:hanging="360"/>
      </w:pPr>
      <w:rPr>
        <w:rFonts w:ascii="Symbol" w:hAnsi="Symbol" w:hint="default"/>
        <w:sz w:val="20"/>
      </w:rPr>
    </w:lvl>
    <w:lvl w:ilvl="6" w:tplc="F5B84126" w:tentative="1">
      <w:start w:val="1"/>
      <w:numFmt w:val="bullet"/>
      <w:lvlText w:val=""/>
      <w:lvlJc w:val="left"/>
      <w:pPr>
        <w:tabs>
          <w:tab w:val="num" w:pos="5040"/>
        </w:tabs>
        <w:ind w:left="5040" w:hanging="360"/>
      </w:pPr>
      <w:rPr>
        <w:rFonts w:ascii="Symbol" w:hAnsi="Symbol" w:hint="default"/>
        <w:sz w:val="20"/>
      </w:rPr>
    </w:lvl>
    <w:lvl w:ilvl="7" w:tplc="98E62CC2" w:tentative="1">
      <w:start w:val="1"/>
      <w:numFmt w:val="bullet"/>
      <w:lvlText w:val=""/>
      <w:lvlJc w:val="left"/>
      <w:pPr>
        <w:tabs>
          <w:tab w:val="num" w:pos="5760"/>
        </w:tabs>
        <w:ind w:left="5760" w:hanging="360"/>
      </w:pPr>
      <w:rPr>
        <w:rFonts w:ascii="Symbol" w:hAnsi="Symbol" w:hint="default"/>
        <w:sz w:val="20"/>
      </w:rPr>
    </w:lvl>
    <w:lvl w:ilvl="8" w:tplc="799CEC8A" w:tentative="1">
      <w:start w:val="1"/>
      <w:numFmt w:val="bullet"/>
      <w:lvlText w:val=""/>
      <w:lvlJc w:val="left"/>
      <w:pPr>
        <w:tabs>
          <w:tab w:val="num" w:pos="6480"/>
        </w:tabs>
        <w:ind w:left="6480" w:hanging="360"/>
      </w:pPr>
      <w:rPr>
        <w:rFonts w:ascii="Symbol" w:hAnsi="Symbol" w:hint="default"/>
        <w:sz w:val="20"/>
      </w:rPr>
    </w:lvl>
  </w:abstractNum>
  <w:abstractNum w:abstractNumId="4">
    <w:nsid w:val="0CC50AB8"/>
    <w:multiLevelType w:val="hybridMultilevel"/>
    <w:tmpl w:val="CD1647DE"/>
    <w:lvl w:ilvl="0" w:tplc="620E45AC">
      <w:start w:val="1"/>
      <w:numFmt w:val="bullet"/>
      <w:lvlText w:val=""/>
      <w:lvlJc w:val="left"/>
      <w:pPr>
        <w:ind w:left="1287" w:hanging="360"/>
      </w:pPr>
      <w:rPr>
        <w:rFonts w:ascii="Wingdings" w:hAnsi="Wingdings" w:hint="default"/>
      </w:rPr>
    </w:lvl>
    <w:lvl w:ilvl="1" w:tplc="684207B6" w:tentative="1">
      <w:start w:val="1"/>
      <w:numFmt w:val="bullet"/>
      <w:lvlText w:val="o"/>
      <w:lvlJc w:val="left"/>
      <w:pPr>
        <w:ind w:left="2007" w:hanging="360"/>
      </w:pPr>
      <w:rPr>
        <w:rFonts w:ascii="Courier New" w:hAnsi="Courier New" w:cs="Courier New" w:hint="default"/>
      </w:rPr>
    </w:lvl>
    <w:lvl w:ilvl="2" w:tplc="3FF4071C" w:tentative="1">
      <w:start w:val="1"/>
      <w:numFmt w:val="bullet"/>
      <w:lvlText w:val=""/>
      <w:lvlJc w:val="left"/>
      <w:pPr>
        <w:ind w:left="2727" w:hanging="360"/>
      </w:pPr>
      <w:rPr>
        <w:rFonts w:ascii="Wingdings" w:hAnsi="Wingdings" w:hint="default"/>
      </w:rPr>
    </w:lvl>
    <w:lvl w:ilvl="3" w:tplc="3CE2FA0C" w:tentative="1">
      <w:start w:val="1"/>
      <w:numFmt w:val="bullet"/>
      <w:lvlText w:val=""/>
      <w:lvlJc w:val="left"/>
      <w:pPr>
        <w:ind w:left="3447" w:hanging="360"/>
      </w:pPr>
      <w:rPr>
        <w:rFonts w:ascii="Symbol" w:hAnsi="Symbol" w:hint="default"/>
      </w:rPr>
    </w:lvl>
    <w:lvl w:ilvl="4" w:tplc="27345E8C" w:tentative="1">
      <w:start w:val="1"/>
      <w:numFmt w:val="bullet"/>
      <w:lvlText w:val="o"/>
      <w:lvlJc w:val="left"/>
      <w:pPr>
        <w:ind w:left="4167" w:hanging="360"/>
      </w:pPr>
      <w:rPr>
        <w:rFonts w:ascii="Courier New" w:hAnsi="Courier New" w:cs="Courier New" w:hint="default"/>
      </w:rPr>
    </w:lvl>
    <w:lvl w:ilvl="5" w:tplc="83D27A2A" w:tentative="1">
      <w:start w:val="1"/>
      <w:numFmt w:val="bullet"/>
      <w:lvlText w:val=""/>
      <w:lvlJc w:val="left"/>
      <w:pPr>
        <w:ind w:left="4887" w:hanging="360"/>
      </w:pPr>
      <w:rPr>
        <w:rFonts w:ascii="Wingdings" w:hAnsi="Wingdings" w:hint="default"/>
      </w:rPr>
    </w:lvl>
    <w:lvl w:ilvl="6" w:tplc="3DA68268" w:tentative="1">
      <w:start w:val="1"/>
      <w:numFmt w:val="bullet"/>
      <w:lvlText w:val=""/>
      <w:lvlJc w:val="left"/>
      <w:pPr>
        <w:ind w:left="5607" w:hanging="360"/>
      </w:pPr>
      <w:rPr>
        <w:rFonts w:ascii="Symbol" w:hAnsi="Symbol" w:hint="default"/>
      </w:rPr>
    </w:lvl>
    <w:lvl w:ilvl="7" w:tplc="6AB63498" w:tentative="1">
      <w:start w:val="1"/>
      <w:numFmt w:val="bullet"/>
      <w:lvlText w:val="o"/>
      <w:lvlJc w:val="left"/>
      <w:pPr>
        <w:ind w:left="6327" w:hanging="360"/>
      </w:pPr>
      <w:rPr>
        <w:rFonts w:ascii="Courier New" w:hAnsi="Courier New" w:cs="Courier New" w:hint="default"/>
      </w:rPr>
    </w:lvl>
    <w:lvl w:ilvl="8" w:tplc="2028FCAA" w:tentative="1">
      <w:start w:val="1"/>
      <w:numFmt w:val="bullet"/>
      <w:lvlText w:val=""/>
      <w:lvlJc w:val="left"/>
      <w:pPr>
        <w:ind w:left="7047" w:hanging="360"/>
      </w:pPr>
      <w:rPr>
        <w:rFonts w:ascii="Wingdings" w:hAnsi="Wingdings" w:hint="default"/>
      </w:rPr>
    </w:lvl>
  </w:abstractNum>
  <w:abstractNum w:abstractNumId="5">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7">
    <w:nsid w:val="12660F10"/>
    <w:multiLevelType w:val="hybridMultilevel"/>
    <w:tmpl w:val="3606D28A"/>
    <w:lvl w:ilvl="0" w:tplc="040CA362">
      <w:numFmt w:val="bullet"/>
      <w:lvlText w:val="-"/>
      <w:lvlJc w:val="left"/>
      <w:pPr>
        <w:tabs>
          <w:tab w:val="num" w:pos="1080"/>
        </w:tabs>
        <w:ind w:left="1080" w:hanging="360"/>
      </w:pPr>
      <w:rPr>
        <w:rFonts w:ascii="Times New Roman" w:eastAsia="Times New Roman" w:hAnsi="Times New Roman" w:cs="Times New Roman" w:hint="default"/>
      </w:rPr>
    </w:lvl>
    <w:lvl w:ilvl="1" w:tplc="8584A7CE">
      <w:start w:val="1"/>
      <w:numFmt w:val="bullet"/>
      <w:lvlText w:val="o"/>
      <w:lvlJc w:val="left"/>
      <w:pPr>
        <w:tabs>
          <w:tab w:val="num" w:pos="1800"/>
        </w:tabs>
        <w:ind w:left="1800" w:hanging="360"/>
      </w:pPr>
      <w:rPr>
        <w:rFonts w:ascii="Courier New" w:hAnsi="Courier New" w:hint="default"/>
      </w:rPr>
    </w:lvl>
    <w:lvl w:ilvl="2" w:tplc="20108078" w:tentative="1">
      <w:start w:val="1"/>
      <w:numFmt w:val="bullet"/>
      <w:lvlText w:val=""/>
      <w:lvlJc w:val="left"/>
      <w:pPr>
        <w:tabs>
          <w:tab w:val="num" w:pos="2520"/>
        </w:tabs>
        <w:ind w:left="2520" w:hanging="360"/>
      </w:pPr>
      <w:rPr>
        <w:rFonts w:ascii="Wingdings" w:hAnsi="Wingdings" w:hint="default"/>
      </w:rPr>
    </w:lvl>
    <w:lvl w:ilvl="3" w:tplc="EF02AC1A" w:tentative="1">
      <w:start w:val="1"/>
      <w:numFmt w:val="bullet"/>
      <w:lvlText w:val=""/>
      <w:lvlJc w:val="left"/>
      <w:pPr>
        <w:tabs>
          <w:tab w:val="num" w:pos="3240"/>
        </w:tabs>
        <w:ind w:left="3240" w:hanging="360"/>
      </w:pPr>
      <w:rPr>
        <w:rFonts w:ascii="Symbol" w:hAnsi="Symbol" w:hint="default"/>
      </w:rPr>
    </w:lvl>
    <w:lvl w:ilvl="4" w:tplc="F28219F4" w:tentative="1">
      <w:start w:val="1"/>
      <w:numFmt w:val="bullet"/>
      <w:lvlText w:val="o"/>
      <w:lvlJc w:val="left"/>
      <w:pPr>
        <w:tabs>
          <w:tab w:val="num" w:pos="3960"/>
        </w:tabs>
        <w:ind w:left="3960" w:hanging="360"/>
      </w:pPr>
      <w:rPr>
        <w:rFonts w:ascii="Courier New" w:hAnsi="Courier New" w:hint="default"/>
      </w:rPr>
    </w:lvl>
    <w:lvl w:ilvl="5" w:tplc="1558415E" w:tentative="1">
      <w:start w:val="1"/>
      <w:numFmt w:val="bullet"/>
      <w:lvlText w:val=""/>
      <w:lvlJc w:val="left"/>
      <w:pPr>
        <w:tabs>
          <w:tab w:val="num" w:pos="4680"/>
        </w:tabs>
        <w:ind w:left="4680" w:hanging="360"/>
      </w:pPr>
      <w:rPr>
        <w:rFonts w:ascii="Wingdings" w:hAnsi="Wingdings" w:hint="default"/>
      </w:rPr>
    </w:lvl>
    <w:lvl w:ilvl="6" w:tplc="38E04B2C" w:tentative="1">
      <w:start w:val="1"/>
      <w:numFmt w:val="bullet"/>
      <w:lvlText w:val=""/>
      <w:lvlJc w:val="left"/>
      <w:pPr>
        <w:tabs>
          <w:tab w:val="num" w:pos="5400"/>
        </w:tabs>
        <w:ind w:left="5400" w:hanging="360"/>
      </w:pPr>
      <w:rPr>
        <w:rFonts w:ascii="Symbol" w:hAnsi="Symbol" w:hint="default"/>
      </w:rPr>
    </w:lvl>
    <w:lvl w:ilvl="7" w:tplc="362CBE4E" w:tentative="1">
      <w:start w:val="1"/>
      <w:numFmt w:val="bullet"/>
      <w:lvlText w:val="o"/>
      <w:lvlJc w:val="left"/>
      <w:pPr>
        <w:tabs>
          <w:tab w:val="num" w:pos="6120"/>
        </w:tabs>
        <w:ind w:left="6120" w:hanging="360"/>
      </w:pPr>
      <w:rPr>
        <w:rFonts w:ascii="Courier New" w:hAnsi="Courier New" w:hint="default"/>
      </w:rPr>
    </w:lvl>
    <w:lvl w:ilvl="8" w:tplc="2646ACA6" w:tentative="1">
      <w:start w:val="1"/>
      <w:numFmt w:val="bullet"/>
      <w:lvlText w:val=""/>
      <w:lvlJc w:val="left"/>
      <w:pPr>
        <w:tabs>
          <w:tab w:val="num" w:pos="6840"/>
        </w:tabs>
        <w:ind w:left="6840" w:hanging="360"/>
      </w:pPr>
      <w:rPr>
        <w:rFonts w:ascii="Wingdings" w:hAnsi="Wingdings" w:hint="default"/>
      </w:rPr>
    </w:lvl>
  </w:abstractNum>
  <w:abstractNum w:abstractNumId="8">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18A3589C"/>
    <w:multiLevelType w:val="hybridMultilevel"/>
    <w:tmpl w:val="55F02918"/>
    <w:lvl w:ilvl="0" w:tplc="04090005">
      <w:start w:val="1"/>
      <w:numFmt w:val="bullet"/>
      <w:lvlText w:val=""/>
      <w:lvlJc w:val="left"/>
      <w:pPr>
        <w:tabs>
          <w:tab w:val="num" w:pos="1287"/>
        </w:tabs>
        <w:ind w:left="1287" w:hanging="36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0">
    <w:nsid w:val="1D0802C6"/>
    <w:multiLevelType w:val="hybridMultilevel"/>
    <w:tmpl w:val="4F04D06A"/>
    <w:lvl w:ilvl="0" w:tplc="04090005">
      <w:start w:val="1"/>
      <w:numFmt w:val="bullet"/>
      <w:lvlText w:val=""/>
      <w:lvlJc w:val="left"/>
      <w:pPr>
        <w:tabs>
          <w:tab w:val="num" w:pos="1571"/>
        </w:tabs>
        <w:ind w:left="1571" w:hanging="360"/>
      </w:pPr>
      <w:rPr>
        <w:rFonts w:ascii="Wingdings" w:hAnsi="Wingdings"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1">
    <w:nsid w:val="22073096"/>
    <w:multiLevelType w:val="hybridMultilevel"/>
    <w:tmpl w:val="2E049712"/>
    <w:lvl w:ilvl="0" w:tplc="04090005">
      <w:start w:val="1"/>
      <w:numFmt w:val="bullet"/>
      <w:lvlText w:val=""/>
      <w:lvlJc w:val="left"/>
      <w:pPr>
        <w:tabs>
          <w:tab w:val="num" w:pos="1004"/>
        </w:tabs>
        <w:ind w:left="1004" w:hanging="360"/>
      </w:pPr>
      <w:rPr>
        <w:rFonts w:ascii="Wingdings" w:hAnsi="Wingdings" w:hint="default"/>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2">
    <w:nsid w:val="24191117"/>
    <w:multiLevelType w:val="hybridMultilevel"/>
    <w:tmpl w:val="4AB800B0"/>
    <w:lvl w:ilvl="0" w:tplc="767002DA">
      <w:start w:val="6"/>
      <w:numFmt w:val="bullet"/>
      <w:lvlText w:val="-"/>
      <w:lvlJc w:val="left"/>
      <w:pPr>
        <w:ind w:left="720" w:hanging="360"/>
      </w:pPr>
      <w:rPr>
        <w:rFonts w:ascii="Arial" w:eastAsia="Times New Roman" w:hAnsi="Arial" w:cs="Arial" w:hint="default"/>
      </w:rPr>
    </w:lvl>
    <w:lvl w:ilvl="1" w:tplc="CE260E0E" w:tentative="1">
      <w:start w:val="1"/>
      <w:numFmt w:val="bullet"/>
      <w:lvlText w:val="o"/>
      <w:lvlJc w:val="left"/>
      <w:pPr>
        <w:ind w:left="1440" w:hanging="360"/>
      </w:pPr>
      <w:rPr>
        <w:rFonts w:ascii="Courier New" w:hAnsi="Courier New" w:cs="Courier New" w:hint="default"/>
      </w:rPr>
    </w:lvl>
    <w:lvl w:ilvl="2" w:tplc="69821F2A" w:tentative="1">
      <w:start w:val="1"/>
      <w:numFmt w:val="bullet"/>
      <w:lvlText w:val=""/>
      <w:lvlJc w:val="left"/>
      <w:pPr>
        <w:ind w:left="2160" w:hanging="360"/>
      </w:pPr>
      <w:rPr>
        <w:rFonts w:ascii="Wingdings" w:hAnsi="Wingdings" w:hint="default"/>
      </w:rPr>
    </w:lvl>
    <w:lvl w:ilvl="3" w:tplc="07686268" w:tentative="1">
      <w:start w:val="1"/>
      <w:numFmt w:val="bullet"/>
      <w:lvlText w:val=""/>
      <w:lvlJc w:val="left"/>
      <w:pPr>
        <w:ind w:left="2880" w:hanging="360"/>
      </w:pPr>
      <w:rPr>
        <w:rFonts w:ascii="Symbol" w:hAnsi="Symbol" w:hint="default"/>
      </w:rPr>
    </w:lvl>
    <w:lvl w:ilvl="4" w:tplc="B19415E4" w:tentative="1">
      <w:start w:val="1"/>
      <w:numFmt w:val="bullet"/>
      <w:lvlText w:val="o"/>
      <w:lvlJc w:val="left"/>
      <w:pPr>
        <w:ind w:left="3600" w:hanging="360"/>
      </w:pPr>
      <w:rPr>
        <w:rFonts w:ascii="Courier New" w:hAnsi="Courier New" w:cs="Courier New" w:hint="default"/>
      </w:rPr>
    </w:lvl>
    <w:lvl w:ilvl="5" w:tplc="5238AE2E" w:tentative="1">
      <w:start w:val="1"/>
      <w:numFmt w:val="bullet"/>
      <w:lvlText w:val=""/>
      <w:lvlJc w:val="left"/>
      <w:pPr>
        <w:ind w:left="4320" w:hanging="360"/>
      </w:pPr>
      <w:rPr>
        <w:rFonts w:ascii="Wingdings" w:hAnsi="Wingdings" w:hint="default"/>
      </w:rPr>
    </w:lvl>
    <w:lvl w:ilvl="6" w:tplc="C5D27BC0" w:tentative="1">
      <w:start w:val="1"/>
      <w:numFmt w:val="bullet"/>
      <w:lvlText w:val=""/>
      <w:lvlJc w:val="left"/>
      <w:pPr>
        <w:ind w:left="5040" w:hanging="360"/>
      </w:pPr>
      <w:rPr>
        <w:rFonts w:ascii="Symbol" w:hAnsi="Symbol" w:hint="default"/>
      </w:rPr>
    </w:lvl>
    <w:lvl w:ilvl="7" w:tplc="161C98EA" w:tentative="1">
      <w:start w:val="1"/>
      <w:numFmt w:val="bullet"/>
      <w:lvlText w:val="o"/>
      <w:lvlJc w:val="left"/>
      <w:pPr>
        <w:ind w:left="5760" w:hanging="360"/>
      </w:pPr>
      <w:rPr>
        <w:rFonts w:ascii="Courier New" w:hAnsi="Courier New" w:cs="Courier New" w:hint="default"/>
      </w:rPr>
    </w:lvl>
    <w:lvl w:ilvl="8" w:tplc="EB303BE8" w:tentative="1">
      <w:start w:val="1"/>
      <w:numFmt w:val="bullet"/>
      <w:lvlText w:val=""/>
      <w:lvlJc w:val="left"/>
      <w:pPr>
        <w:ind w:left="6480" w:hanging="360"/>
      </w:pPr>
      <w:rPr>
        <w:rFonts w:ascii="Wingdings" w:hAnsi="Wingdings" w:hint="default"/>
      </w:rPr>
    </w:lvl>
  </w:abstractNum>
  <w:abstractNum w:abstractNumId="13">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4">
    <w:nsid w:val="28102325"/>
    <w:multiLevelType w:val="hybridMultilevel"/>
    <w:tmpl w:val="0D6EA57E"/>
    <w:lvl w:ilvl="0" w:tplc="04090005">
      <w:start w:val="1"/>
      <w:numFmt w:val="bullet"/>
      <w:lvlText w:val=""/>
      <w:lvlJc w:val="left"/>
      <w:pPr>
        <w:tabs>
          <w:tab w:val="num" w:pos="1287"/>
        </w:tabs>
        <w:ind w:left="1287" w:hanging="36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5">
    <w:nsid w:val="288367BD"/>
    <w:multiLevelType w:val="multilevel"/>
    <w:tmpl w:val="1C50A57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2A995B02"/>
    <w:multiLevelType w:val="hybridMultilevel"/>
    <w:tmpl w:val="60D8A632"/>
    <w:lvl w:ilvl="0" w:tplc="04090005">
      <w:start w:val="1"/>
      <w:numFmt w:val="bullet"/>
      <w:lvlText w:val=""/>
      <w:lvlJc w:val="left"/>
      <w:pPr>
        <w:tabs>
          <w:tab w:val="num" w:pos="1287"/>
        </w:tabs>
        <w:ind w:left="1287" w:hanging="36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8">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9">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21">
    <w:nsid w:val="371E2B6B"/>
    <w:multiLevelType w:val="hybridMultilevel"/>
    <w:tmpl w:val="B784FB1C"/>
    <w:lvl w:ilvl="0" w:tplc="3920DB2E">
      <w:start w:val="1"/>
      <w:numFmt w:val="bullet"/>
      <w:lvlText w:val=""/>
      <w:lvlJc w:val="left"/>
      <w:pPr>
        <w:ind w:left="720" w:hanging="360"/>
      </w:pPr>
      <w:rPr>
        <w:rFonts w:ascii="Wingdings" w:hAnsi="Wingdings" w:hint="default"/>
      </w:rPr>
    </w:lvl>
    <w:lvl w:ilvl="1" w:tplc="2A1E08D4" w:tentative="1">
      <w:start w:val="1"/>
      <w:numFmt w:val="bullet"/>
      <w:lvlText w:val="o"/>
      <w:lvlJc w:val="left"/>
      <w:pPr>
        <w:ind w:left="1440" w:hanging="360"/>
      </w:pPr>
      <w:rPr>
        <w:rFonts w:ascii="Courier New" w:hAnsi="Courier New" w:cs="Courier New" w:hint="default"/>
      </w:rPr>
    </w:lvl>
    <w:lvl w:ilvl="2" w:tplc="21BCAACC" w:tentative="1">
      <w:start w:val="1"/>
      <w:numFmt w:val="bullet"/>
      <w:lvlText w:val=""/>
      <w:lvlJc w:val="left"/>
      <w:pPr>
        <w:ind w:left="2160" w:hanging="360"/>
      </w:pPr>
      <w:rPr>
        <w:rFonts w:ascii="Wingdings" w:hAnsi="Wingdings" w:hint="default"/>
      </w:rPr>
    </w:lvl>
    <w:lvl w:ilvl="3" w:tplc="E5708E22" w:tentative="1">
      <w:start w:val="1"/>
      <w:numFmt w:val="bullet"/>
      <w:lvlText w:val=""/>
      <w:lvlJc w:val="left"/>
      <w:pPr>
        <w:ind w:left="2880" w:hanging="360"/>
      </w:pPr>
      <w:rPr>
        <w:rFonts w:ascii="Symbol" w:hAnsi="Symbol" w:hint="default"/>
      </w:rPr>
    </w:lvl>
    <w:lvl w:ilvl="4" w:tplc="2AE4E8AC" w:tentative="1">
      <w:start w:val="1"/>
      <w:numFmt w:val="bullet"/>
      <w:lvlText w:val="o"/>
      <w:lvlJc w:val="left"/>
      <w:pPr>
        <w:ind w:left="3600" w:hanging="360"/>
      </w:pPr>
      <w:rPr>
        <w:rFonts w:ascii="Courier New" w:hAnsi="Courier New" w:cs="Courier New" w:hint="default"/>
      </w:rPr>
    </w:lvl>
    <w:lvl w:ilvl="5" w:tplc="8F02CA7A" w:tentative="1">
      <w:start w:val="1"/>
      <w:numFmt w:val="bullet"/>
      <w:lvlText w:val=""/>
      <w:lvlJc w:val="left"/>
      <w:pPr>
        <w:ind w:left="4320" w:hanging="360"/>
      </w:pPr>
      <w:rPr>
        <w:rFonts w:ascii="Wingdings" w:hAnsi="Wingdings" w:hint="default"/>
      </w:rPr>
    </w:lvl>
    <w:lvl w:ilvl="6" w:tplc="36EC459C" w:tentative="1">
      <w:start w:val="1"/>
      <w:numFmt w:val="bullet"/>
      <w:lvlText w:val=""/>
      <w:lvlJc w:val="left"/>
      <w:pPr>
        <w:ind w:left="5040" w:hanging="360"/>
      </w:pPr>
      <w:rPr>
        <w:rFonts w:ascii="Symbol" w:hAnsi="Symbol" w:hint="default"/>
      </w:rPr>
    </w:lvl>
    <w:lvl w:ilvl="7" w:tplc="C08AF5AA" w:tentative="1">
      <w:start w:val="1"/>
      <w:numFmt w:val="bullet"/>
      <w:lvlText w:val="o"/>
      <w:lvlJc w:val="left"/>
      <w:pPr>
        <w:ind w:left="5760" w:hanging="360"/>
      </w:pPr>
      <w:rPr>
        <w:rFonts w:ascii="Courier New" w:hAnsi="Courier New" w:cs="Courier New" w:hint="default"/>
      </w:rPr>
    </w:lvl>
    <w:lvl w:ilvl="8" w:tplc="24005B40" w:tentative="1">
      <w:start w:val="1"/>
      <w:numFmt w:val="bullet"/>
      <w:lvlText w:val=""/>
      <w:lvlJc w:val="left"/>
      <w:pPr>
        <w:ind w:left="6480" w:hanging="360"/>
      </w:pPr>
      <w:rPr>
        <w:rFonts w:ascii="Wingdings" w:hAnsi="Wingdings" w:hint="default"/>
      </w:rPr>
    </w:lvl>
  </w:abstractNum>
  <w:abstractNum w:abstractNumId="22">
    <w:nsid w:val="373E0212"/>
    <w:multiLevelType w:val="hybridMultilevel"/>
    <w:tmpl w:val="50FC6772"/>
    <w:lvl w:ilvl="0" w:tplc="CA6AE400">
      <w:start w:val="1"/>
      <w:numFmt w:val="bullet"/>
      <w:lvlText w:val=""/>
      <w:lvlJc w:val="left"/>
      <w:pPr>
        <w:ind w:left="720" w:hanging="360"/>
      </w:pPr>
      <w:rPr>
        <w:rFonts w:ascii="Wingdings" w:hAnsi="Wingdings" w:hint="default"/>
      </w:rPr>
    </w:lvl>
    <w:lvl w:ilvl="1" w:tplc="8EE2E96A" w:tentative="1">
      <w:start w:val="1"/>
      <w:numFmt w:val="bullet"/>
      <w:lvlText w:val="o"/>
      <w:lvlJc w:val="left"/>
      <w:pPr>
        <w:ind w:left="1440" w:hanging="360"/>
      </w:pPr>
      <w:rPr>
        <w:rFonts w:ascii="Courier New" w:hAnsi="Courier New" w:cs="Courier New" w:hint="default"/>
      </w:rPr>
    </w:lvl>
    <w:lvl w:ilvl="2" w:tplc="17BAC1CA" w:tentative="1">
      <w:start w:val="1"/>
      <w:numFmt w:val="bullet"/>
      <w:lvlText w:val=""/>
      <w:lvlJc w:val="left"/>
      <w:pPr>
        <w:ind w:left="2160" w:hanging="360"/>
      </w:pPr>
      <w:rPr>
        <w:rFonts w:ascii="Wingdings" w:hAnsi="Wingdings" w:hint="default"/>
      </w:rPr>
    </w:lvl>
    <w:lvl w:ilvl="3" w:tplc="0FFA6626" w:tentative="1">
      <w:start w:val="1"/>
      <w:numFmt w:val="bullet"/>
      <w:lvlText w:val=""/>
      <w:lvlJc w:val="left"/>
      <w:pPr>
        <w:ind w:left="2880" w:hanging="360"/>
      </w:pPr>
      <w:rPr>
        <w:rFonts w:ascii="Symbol" w:hAnsi="Symbol" w:hint="default"/>
      </w:rPr>
    </w:lvl>
    <w:lvl w:ilvl="4" w:tplc="20D8552C" w:tentative="1">
      <w:start w:val="1"/>
      <w:numFmt w:val="bullet"/>
      <w:lvlText w:val="o"/>
      <w:lvlJc w:val="left"/>
      <w:pPr>
        <w:ind w:left="3600" w:hanging="360"/>
      </w:pPr>
      <w:rPr>
        <w:rFonts w:ascii="Courier New" w:hAnsi="Courier New" w:cs="Courier New" w:hint="default"/>
      </w:rPr>
    </w:lvl>
    <w:lvl w:ilvl="5" w:tplc="09EE4B36" w:tentative="1">
      <w:start w:val="1"/>
      <w:numFmt w:val="bullet"/>
      <w:lvlText w:val=""/>
      <w:lvlJc w:val="left"/>
      <w:pPr>
        <w:ind w:left="4320" w:hanging="360"/>
      </w:pPr>
      <w:rPr>
        <w:rFonts w:ascii="Wingdings" w:hAnsi="Wingdings" w:hint="default"/>
      </w:rPr>
    </w:lvl>
    <w:lvl w:ilvl="6" w:tplc="DAC2F064" w:tentative="1">
      <w:start w:val="1"/>
      <w:numFmt w:val="bullet"/>
      <w:lvlText w:val=""/>
      <w:lvlJc w:val="left"/>
      <w:pPr>
        <w:ind w:left="5040" w:hanging="360"/>
      </w:pPr>
      <w:rPr>
        <w:rFonts w:ascii="Symbol" w:hAnsi="Symbol" w:hint="default"/>
      </w:rPr>
    </w:lvl>
    <w:lvl w:ilvl="7" w:tplc="F1E8F0F2" w:tentative="1">
      <w:start w:val="1"/>
      <w:numFmt w:val="bullet"/>
      <w:lvlText w:val="o"/>
      <w:lvlJc w:val="left"/>
      <w:pPr>
        <w:ind w:left="5760" w:hanging="360"/>
      </w:pPr>
      <w:rPr>
        <w:rFonts w:ascii="Courier New" w:hAnsi="Courier New" w:cs="Courier New" w:hint="default"/>
      </w:rPr>
    </w:lvl>
    <w:lvl w:ilvl="8" w:tplc="36BE8A64" w:tentative="1">
      <w:start w:val="1"/>
      <w:numFmt w:val="bullet"/>
      <w:lvlText w:val=""/>
      <w:lvlJc w:val="left"/>
      <w:pPr>
        <w:ind w:left="6480" w:hanging="360"/>
      </w:pPr>
      <w:rPr>
        <w:rFonts w:ascii="Wingdings" w:hAnsi="Wingdings" w:hint="default"/>
      </w:rPr>
    </w:lvl>
  </w:abstractNum>
  <w:abstractNum w:abstractNumId="23">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4">
    <w:nsid w:val="398E4A6F"/>
    <w:multiLevelType w:val="hybridMultilevel"/>
    <w:tmpl w:val="D018DBDE"/>
    <w:lvl w:ilvl="0" w:tplc="BA76D230">
      <w:start w:val="1"/>
      <w:numFmt w:val="decimal"/>
      <w:lvlText w:val="%1."/>
      <w:lvlJc w:val="left"/>
      <w:pPr>
        <w:ind w:left="1002" w:hanging="360"/>
      </w:pPr>
      <w:rPr>
        <w:rFonts w:hint="default"/>
      </w:rPr>
    </w:lvl>
    <w:lvl w:ilvl="1" w:tplc="2F46DE8A" w:tentative="1">
      <w:start w:val="1"/>
      <w:numFmt w:val="lowerLetter"/>
      <w:lvlText w:val="%2."/>
      <w:lvlJc w:val="left"/>
      <w:pPr>
        <w:ind w:left="1722" w:hanging="360"/>
      </w:pPr>
    </w:lvl>
    <w:lvl w:ilvl="2" w:tplc="12B87DD2" w:tentative="1">
      <w:start w:val="1"/>
      <w:numFmt w:val="lowerRoman"/>
      <w:lvlText w:val="%3."/>
      <w:lvlJc w:val="right"/>
      <w:pPr>
        <w:ind w:left="2442" w:hanging="180"/>
      </w:pPr>
    </w:lvl>
    <w:lvl w:ilvl="3" w:tplc="6E843860" w:tentative="1">
      <w:start w:val="1"/>
      <w:numFmt w:val="decimal"/>
      <w:lvlText w:val="%4."/>
      <w:lvlJc w:val="left"/>
      <w:pPr>
        <w:ind w:left="3162" w:hanging="360"/>
      </w:pPr>
    </w:lvl>
    <w:lvl w:ilvl="4" w:tplc="361C2AFE" w:tentative="1">
      <w:start w:val="1"/>
      <w:numFmt w:val="lowerLetter"/>
      <w:lvlText w:val="%5."/>
      <w:lvlJc w:val="left"/>
      <w:pPr>
        <w:ind w:left="3882" w:hanging="360"/>
      </w:pPr>
    </w:lvl>
    <w:lvl w:ilvl="5" w:tplc="A1A23C70" w:tentative="1">
      <w:start w:val="1"/>
      <w:numFmt w:val="lowerRoman"/>
      <w:lvlText w:val="%6."/>
      <w:lvlJc w:val="right"/>
      <w:pPr>
        <w:ind w:left="4602" w:hanging="180"/>
      </w:pPr>
    </w:lvl>
    <w:lvl w:ilvl="6" w:tplc="F8C40256" w:tentative="1">
      <w:start w:val="1"/>
      <w:numFmt w:val="decimal"/>
      <w:lvlText w:val="%7."/>
      <w:lvlJc w:val="left"/>
      <w:pPr>
        <w:ind w:left="5322" w:hanging="360"/>
      </w:pPr>
    </w:lvl>
    <w:lvl w:ilvl="7" w:tplc="00CE305C" w:tentative="1">
      <w:start w:val="1"/>
      <w:numFmt w:val="lowerLetter"/>
      <w:lvlText w:val="%8."/>
      <w:lvlJc w:val="left"/>
      <w:pPr>
        <w:ind w:left="6042" w:hanging="360"/>
      </w:pPr>
    </w:lvl>
    <w:lvl w:ilvl="8" w:tplc="9072FF22" w:tentative="1">
      <w:start w:val="1"/>
      <w:numFmt w:val="lowerRoman"/>
      <w:lvlText w:val="%9."/>
      <w:lvlJc w:val="right"/>
      <w:pPr>
        <w:ind w:left="6762" w:hanging="180"/>
      </w:pPr>
    </w:lvl>
  </w:abstractNum>
  <w:abstractNum w:abstractNumId="25">
    <w:nsid w:val="39D865D8"/>
    <w:multiLevelType w:val="hybridMultilevel"/>
    <w:tmpl w:val="4B22B620"/>
    <w:lvl w:ilvl="0" w:tplc="ED32208E">
      <w:start w:val="1"/>
      <w:numFmt w:val="bullet"/>
      <w:lvlText w:val=""/>
      <w:lvlJc w:val="left"/>
      <w:pPr>
        <w:tabs>
          <w:tab w:val="num" w:pos="1080"/>
        </w:tabs>
        <w:ind w:left="1080" w:hanging="360"/>
      </w:pPr>
      <w:rPr>
        <w:rFonts w:ascii="Symbol" w:hAnsi="Symbol" w:hint="default"/>
      </w:rPr>
    </w:lvl>
    <w:lvl w:ilvl="1" w:tplc="6ADA9FFE" w:tentative="1">
      <w:start w:val="1"/>
      <w:numFmt w:val="bullet"/>
      <w:lvlText w:val="o"/>
      <w:lvlJc w:val="left"/>
      <w:pPr>
        <w:tabs>
          <w:tab w:val="num" w:pos="1800"/>
        </w:tabs>
        <w:ind w:left="1800" w:hanging="360"/>
      </w:pPr>
      <w:rPr>
        <w:rFonts w:ascii="Courier New" w:hAnsi="Courier New" w:hint="default"/>
      </w:rPr>
    </w:lvl>
    <w:lvl w:ilvl="2" w:tplc="49F23AAC" w:tentative="1">
      <w:start w:val="1"/>
      <w:numFmt w:val="bullet"/>
      <w:lvlText w:val=""/>
      <w:lvlJc w:val="left"/>
      <w:pPr>
        <w:tabs>
          <w:tab w:val="num" w:pos="2520"/>
        </w:tabs>
        <w:ind w:left="2520" w:hanging="360"/>
      </w:pPr>
      <w:rPr>
        <w:rFonts w:ascii="Wingdings" w:hAnsi="Wingdings" w:hint="default"/>
      </w:rPr>
    </w:lvl>
    <w:lvl w:ilvl="3" w:tplc="55202BAA" w:tentative="1">
      <w:start w:val="1"/>
      <w:numFmt w:val="bullet"/>
      <w:lvlText w:val=""/>
      <w:lvlJc w:val="left"/>
      <w:pPr>
        <w:tabs>
          <w:tab w:val="num" w:pos="3240"/>
        </w:tabs>
        <w:ind w:left="3240" w:hanging="360"/>
      </w:pPr>
      <w:rPr>
        <w:rFonts w:ascii="Symbol" w:hAnsi="Symbol" w:hint="default"/>
      </w:rPr>
    </w:lvl>
    <w:lvl w:ilvl="4" w:tplc="855A4684" w:tentative="1">
      <w:start w:val="1"/>
      <w:numFmt w:val="bullet"/>
      <w:lvlText w:val="o"/>
      <w:lvlJc w:val="left"/>
      <w:pPr>
        <w:tabs>
          <w:tab w:val="num" w:pos="3960"/>
        </w:tabs>
        <w:ind w:left="3960" w:hanging="360"/>
      </w:pPr>
      <w:rPr>
        <w:rFonts w:ascii="Courier New" w:hAnsi="Courier New" w:hint="default"/>
      </w:rPr>
    </w:lvl>
    <w:lvl w:ilvl="5" w:tplc="A90250AA" w:tentative="1">
      <w:start w:val="1"/>
      <w:numFmt w:val="bullet"/>
      <w:lvlText w:val=""/>
      <w:lvlJc w:val="left"/>
      <w:pPr>
        <w:tabs>
          <w:tab w:val="num" w:pos="4680"/>
        </w:tabs>
        <w:ind w:left="4680" w:hanging="360"/>
      </w:pPr>
      <w:rPr>
        <w:rFonts w:ascii="Wingdings" w:hAnsi="Wingdings" w:hint="default"/>
      </w:rPr>
    </w:lvl>
    <w:lvl w:ilvl="6" w:tplc="22BE5FFC" w:tentative="1">
      <w:start w:val="1"/>
      <w:numFmt w:val="bullet"/>
      <w:lvlText w:val=""/>
      <w:lvlJc w:val="left"/>
      <w:pPr>
        <w:tabs>
          <w:tab w:val="num" w:pos="5400"/>
        </w:tabs>
        <w:ind w:left="5400" w:hanging="360"/>
      </w:pPr>
      <w:rPr>
        <w:rFonts w:ascii="Symbol" w:hAnsi="Symbol" w:hint="default"/>
      </w:rPr>
    </w:lvl>
    <w:lvl w:ilvl="7" w:tplc="B51EDDAE" w:tentative="1">
      <w:start w:val="1"/>
      <w:numFmt w:val="bullet"/>
      <w:lvlText w:val="o"/>
      <w:lvlJc w:val="left"/>
      <w:pPr>
        <w:tabs>
          <w:tab w:val="num" w:pos="6120"/>
        </w:tabs>
        <w:ind w:left="6120" w:hanging="360"/>
      </w:pPr>
      <w:rPr>
        <w:rFonts w:ascii="Courier New" w:hAnsi="Courier New" w:hint="default"/>
      </w:rPr>
    </w:lvl>
    <w:lvl w:ilvl="8" w:tplc="082CE826" w:tentative="1">
      <w:start w:val="1"/>
      <w:numFmt w:val="bullet"/>
      <w:lvlText w:val=""/>
      <w:lvlJc w:val="left"/>
      <w:pPr>
        <w:tabs>
          <w:tab w:val="num" w:pos="6840"/>
        </w:tabs>
        <w:ind w:left="6840" w:hanging="360"/>
      </w:pPr>
      <w:rPr>
        <w:rFonts w:ascii="Wingdings" w:hAnsi="Wingdings" w:hint="default"/>
      </w:rPr>
    </w:lvl>
  </w:abstractNum>
  <w:abstractNum w:abstractNumId="26">
    <w:nsid w:val="3D536B60"/>
    <w:multiLevelType w:val="hybridMultilevel"/>
    <w:tmpl w:val="2E468910"/>
    <w:lvl w:ilvl="0" w:tplc="D6BEDBAA">
      <w:start w:val="1"/>
      <w:numFmt w:val="bullet"/>
      <w:lvlText w:val=""/>
      <w:lvlJc w:val="left"/>
      <w:pPr>
        <w:ind w:left="720" w:hanging="360"/>
      </w:pPr>
      <w:rPr>
        <w:rFonts w:ascii="Wingdings" w:hAnsi="Wingdings" w:hint="default"/>
      </w:rPr>
    </w:lvl>
    <w:lvl w:ilvl="1" w:tplc="C23CEB44" w:tentative="1">
      <w:start w:val="1"/>
      <w:numFmt w:val="bullet"/>
      <w:lvlText w:val="o"/>
      <w:lvlJc w:val="left"/>
      <w:pPr>
        <w:ind w:left="1440" w:hanging="360"/>
      </w:pPr>
      <w:rPr>
        <w:rFonts w:ascii="Courier New" w:hAnsi="Courier New" w:cs="Courier New" w:hint="default"/>
      </w:rPr>
    </w:lvl>
    <w:lvl w:ilvl="2" w:tplc="44083654" w:tentative="1">
      <w:start w:val="1"/>
      <w:numFmt w:val="bullet"/>
      <w:lvlText w:val=""/>
      <w:lvlJc w:val="left"/>
      <w:pPr>
        <w:ind w:left="2160" w:hanging="360"/>
      </w:pPr>
      <w:rPr>
        <w:rFonts w:ascii="Wingdings" w:hAnsi="Wingdings" w:hint="default"/>
      </w:rPr>
    </w:lvl>
    <w:lvl w:ilvl="3" w:tplc="B83E9EE0" w:tentative="1">
      <w:start w:val="1"/>
      <w:numFmt w:val="bullet"/>
      <w:lvlText w:val=""/>
      <w:lvlJc w:val="left"/>
      <w:pPr>
        <w:ind w:left="2880" w:hanging="360"/>
      </w:pPr>
      <w:rPr>
        <w:rFonts w:ascii="Symbol" w:hAnsi="Symbol" w:hint="default"/>
      </w:rPr>
    </w:lvl>
    <w:lvl w:ilvl="4" w:tplc="87149C36" w:tentative="1">
      <w:start w:val="1"/>
      <w:numFmt w:val="bullet"/>
      <w:lvlText w:val="o"/>
      <w:lvlJc w:val="left"/>
      <w:pPr>
        <w:ind w:left="3600" w:hanging="360"/>
      </w:pPr>
      <w:rPr>
        <w:rFonts w:ascii="Courier New" w:hAnsi="Courier New" w:cs="Courier New" w:hint="default"/>
      </w:rPr>
    </w:lvl>
    <w:lvl w:ilvl="5" w:tplc="6B5E6530" w:tentative="1">
      <w:start w:val="1"/>
      <w:numFmt w:val="bullet"/>
      <w:lvlText w:val=""/>
      <w:lvlJc w:val="left"/>
      <w:pPr>
        <w:ind w:left="4320" w:hanging="360"/>
      </w:pPr>
      <w:rPr>
        <w:rFonts w:ascii="Wingdings" w:hAnsi="Wingdings" w:hint="default"/>
      </w:rPr>
    </w:lvl>
    <w:lvl w:ilvl="6" w:tplc="8272F884" w:tentative="1">
      <w:start w:val="1"/>
      <w:numFmt w:val="bullet"/>
      <w:lvlText w:val=""/>
      <w:lvlJc w:val="left"/>
      <w:pPr>
        <w:ind w:left="5040" w:hanging="360"/>
      </w:pPr>
      <w:rPr>
        <w:rFonts w:ascii="Symbol" w:hAnsi="Symbol" w:hint="default"/>
      </w:rPr>
    </w:lvl>
    <w:lvl w:ilvl="7" w:tplc="7A6CED56" w:tentative="1">
      <w:start w:val="1"/>
      <w:numFmt w:val="bullet"/>
      <w:lvlText w:val="o"/>
      <w:lvlJc w:val="left"/>
      <w:pPr>
        <w:ind w:left="5760" w:hanging="360"/>
      </w:pPr>
      <w:rPr>
        <w:rFonts w:ascii="Courier New" w:hAnsi="Courier New" w:cs="Courier New" w:hint="default"/>
      </w:rPr>
    </w:lvl>
    <w:lvl w:ilvl="8" w:tplc="8B78FF92" w:tentative="1">
      <w:start w:val="1"/>
      <w:numFmt w:val="bullet"/>
      <w:lvlText w:val=""/>
      <w:lvlJc w:val="left"/>
      <w:pPr>
        <w:ind w:left="6480" w:hanging="360"/>
      </w:pPr>
      <w:rPr>
        <w:rFonts w:ascii="Wingdings" w:hAnsi="Wingdings" w:hint="default"/>
      </w:rPr>
    </w:lvl>
  </w:abstractNum>
  <w:abstractNum w:abstractNumId="27">
    <w:nsid w:val="3ED53544"/>
    <w:multiLevelType w:val="hybridMultilevel"/>
    <w:tmpl w:val="6A68867E"/>
    <w:lvl w:ilvl="0" w:tplc="04090005">
      <w:start w:val="1"/>
      <w:numFmt w:val="bullet"/>
      <w:lvlText w:val=""/>
      <w:lvlJc w:val="left"/>
      <w:pPr>
        <w:tabs>
          <w:tab w:val="num" w:pos="1004"/>
        </w:tabs>
        <w:ind w:left="1004" w:hanging="360"/>
      </w:pPr>
      <w:rPr>
        <w:rFonts w:ascii="Wingdings" w:hAnsi="Wingdings" w:hint="default"/>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8">
    <w:nsid w:val="412741CF"/>
    <w:multiLevelType w:val="hybridMultilevel"/>
    <w:tmpl w:val="4B22B620"/>
    <w:lvl w:ilvl="0" w:tplc="9FD64008">
      <w:start w:val="1"/>
      <w:numFmt w:val="bullet"/>
      <w:lvlText w:val=""/>
      <w:lvlJc w:val="left"/>
      <w:pPr>
        <w:tabs>
          <w:tab w:val="num" w:pos="1080"/>
        </w:tabs>
        <w:ind w:left="1080" w:hanging="360"/>
      </w:pPr>
      <w:rPr>
        <w:rFonts w:ascii="Symbol" w:hAnsi="Symbol" w:hint="default"/>
      </w:rPr>
    </w:lvl>
    <w:lvl w:ilvl="1" w:tplc="D6AACE7C">
      <w:start w:val="1"/>
      <w:numFmt w:val="bullet"/>
      <w:lvlText w:val="o"/>
      <w:lvlJc w:val="left"/>
      <w:pPr>
        <w:tabs>
          <w:tab w:val="num" w:pos="1800"/>
        </w:tabs>
        <w:ind w:left="1800" w:hanging="360"/>
      </w:pPr>
      <w:rPr>
        <w:rFonts w:ascii="Courier New" w:hAnsi="Courier New" w:hint="default"/>
      </w:rPr>
    </w:lvl>
    <w:lvl w:ilvl="2" w:tplc="1BB437BA" w:tentative="1">
      <w:start w:val="1"/>
      <w:numFmt w:val="bullet"/>
      <w:lvlText w:val=""/>
      <w:lvlJc w:val="left"/>
      <w:pPr>
        <w:tabs>
          <w:tab w:val="num" w:pos="2520"/>
        </w:tabs>
        <w:ind w:left="2520" w:hanging="360"/>
      </w:pPr>
      <w:rPr>
        <w:rFonts w:ascii="Wingdings" w:hAnsi="Wingdings" w:hint="default"/>
      </w:rPr>
    </w:lvl>
    <w:lvl w:ilvl="3" w:tplc="67E08980" w:tentative="1">
      <w:start w:val="1"/>
      <w:numFmt w:val="bullet"/>
      <w:lvlText w:val=""/>
      <w:lvlJc w:val="left"/>
      <w:pPr>
        <w:tabs>
          <w:tab w:val="num" w:pos="3240"/>
        </w:tabs>
        <w:ind w:left="3240" w:hanging="360"/>
      </w:pPr>
      <w:rPr>
        <w:rFonts w:ascii="Symbol" w:hAnsi="Symbol" w:hint="default"/>
      </w:rPr>
    </w:lvl>
    <w:lvl w:ilvl="4" w:tplc="90D015B8" w:tentative="1">
      <w:start w:val="1"/>
      <w:numFmt w:val="bullet"/>
      <w:lvlText w:val="o"/>
      <w:lvlJc w:val="left"/>
      <w:pPr>
        <w:tabs>
          <w:tab w:val="num" w:pos="3960"/>
        </w:tabs>
        <w:ind w:left="3960" w:hanging="360"/>
      </w:pPr>
      <w:rPr>
        <w:rFonts w:ascii="Courier New" w:hAnsi="Courier New" w:hint="default"/>
      </w:rPr>
    </w:lvl>
    <w:lvl w:ilvl="5" w:tplc="7C320D62" w:tentative="1">
      <w:start w:val="1"/>
      <w:numFmt w:val="bullet"/>
      <w:lvlText w:val=""/>
      <w:lvlJc w:val="left"/>
      <w:pPr>
        <w:tabs>
          <w:tab w:val="num" w:pos="4680"/>
        </w:tabs>
        <w:ind w:left="4680" w:hanging="360"/>
      </w:pPr>
      <w:rPr>
        <w:rFonts w:ascii="Wingdings" w:hAnsi="Wingdings" w:hint="default"/>
      </w:rPr>
    </w:lvl>
    <w:lvl w:ilvl="6" w:tplc="D4A0A562" w:tentative="1">
      <w:start w:val="1"/>
      <w:numFmt w:val="bullet"/>
      <w:lvlText w:val=""/>
      <w:lvlJc w:val="left"/>
      <w:pPr>
        <w:tabs>
          <w:tab w:val="num" w:pos="5400"/>
        </w:tabs>
        <w:ind w:left="5400" w:hanging="360"/>
      </w:pPr>
      <w:rPr>
        <w:rFonts w:ascii="Symbol" w:hAnsi="Symbol" w:hint="default"/>
      </w:rPr>
    </w:lvl>
    <w:lvl w:ilvl="7" w:tplc="101075FC" w:tentative="1">
      <w:start w:val="1"/>
      <w:numFmt w:val="bullet"/>
      <w:lvlText w:val="o"/>
      <w:lvlJc w:val="left"/>
      <w:pPr>
        <w:tabs>
          <w:tab w:val="num" w:pos="6120"/>
        </w:tabs>
        <w:ind w:left="6120" w:hanging="360"/>
      </w:pPr>
      <w:rPr>
        <w:rFonts w:ascii="Courier New" w:hAnsi="Courier New" w:hint="default"/>
      </w:rPr>
    </w:lvl>
    <w:lvl w:ilvl="8" w:tplc="E46803AC" w:tentative="1">
      <w:start w:val="1"/>
      <w:numFmt w:val="bullet"/>
      <w:lvlText w:val=""/>
      <w:lvlJc w:val="left"/>
      <w:pPr>
        <w:tabs>
          <w:tab w:val="num" w:pos="6840"/>
        </w:tabs>
        <w:ind w:left="6840" w:hanging="360"/>
      </w:pPr>
      <w:rPr>
        <w:rFonts w:ascii="Wingdings" w:hAnsi="Wingdings" w:hint="default"/>
      </w:rPr>
    </w:lvl>
  </w:abstractNum>
  <w:abstractNum w:abstractNumId="29">
    <w:nsid w:val="47FD06FA"/>
    <w:multiLevelType w:val="hybridMultilevel"/>
    <w:tmpl w:val="DDD27668"/>
    <w:lvl w:ilvl="0" w:tplc="FF04FB22">
      <w:start w:val="1"/>
      <w:numFmt w:val="bullet"/>
      <w:lvlText w:val=""/>
      <w:lvlJc w:val="left"/>
      <w:pPr>
        <w:tabs>
          <w:tab w:val="num" w:pos="780"/>
        </w:tabs>
        <w:ind w:left="780" w:hanging="360"/>
      </w:pPr>
      <w:rPr>
        <w:rFonts w:ascii="Wingdings" w:hAnsi="Wingdings" w:hint="default"/>
      </w:rPr>
    </w:lvl>
    <w:lvl w:ilvl="1" w:tplc="D44ADBCC" w:tentative="1">
      <w:start w:val="1"/>
      <w:numFmt w:val="bullet"/>
      <w:lvlText w:val="o"/>
      <w:lvlJc w:val="left"/>
      <w:pPr>
        <w:tabs>
          <w:tab w:val="num" w:pos="1500"/>
        </w:tabs>
        <w:ind w:left="1500" w:hanging="360"/>
      </w:pPr>
      <w:rPr>
        <w:rFonts w:ascii="Courier New" w:hAnsi="Courier New" w:cs="Courier New" w:hint="default"/>
      </w:rPr>
    </w:lvl>
    <w:lvl w:ilvl="2" w:tplc="CE4E2B98" w:tentative="1">
      <w:start w:val="1"/>
      <w:numFmt w:val="bullet"/>
      <w:lvlText w:val=""/>
      <w:lvlJc w:val="left"/>
      <w:pPr>
        <w:tabs>
          <w:tab w:val="num" w:pos="2220"/>
        </w:tabs>
        <w:ind w:left="2220" w:hanging="360"/>
      </w:pPr>
      <w:rPr>
        <w:rFonts w:ascii="Wingdings" w:hAnsi="Wingdings" w:hint="default"/>
      </w:rPr>
    </w:lvl>
    <w:lvl w:ilvl="3" w:tplc="CF5A5922" w:tentative="1">
      <w:start w:val="1"/>
      <w:numFmt w:val="bullet"/>
      <w:lvlText w:val=""/>
      <w:lvlJc w:val="left"/>
      <w:pPr>
        <w:tabs>
          <w:tab w:val="num" w:pos="2940"/>
        </w:tabs>
        <w:ind w:left="2940" w:hanging="360"/>
      </w:pPr>
      <w:rPr>
        <w:rFonts w:ascii="Symbol" w:hAnsi="Symbol" w:hint="default"/>
      </w:rPr>
    </w:lvl>
    <w:lvl w:ilvl="4" w:tplc="EBB4F77C" w:tentative="1">
      <w:start w:val="1"/>
      <w:numFmt w:val="bullet"/>
      <w:lvlText w:val="o"/>
      <w:lvlJc w:val="left"/>
      <w:pPr>
        <w:tabs>
          <w:tab w:val="num" w:pos="3660"/>
        </w:tabs>
        <w:ind w:left="3660" w:hanging="360"/>
      </w:pPr>
      <w:rPr>
        <w:rFonts w:ascii="Courier New" w:hAnsi="Courier New" w:cs="Courier New" w:hint="default"/>
      </w:rPr>
    </w:lvl>
    <w:lvl w:ilvl="5" w:tplc="DC2ABC26" w:tentative="1">
      <w:start w:val="1"/>
      <w:numFmt w:val="bullet"/>
      <w:lvlText w:val=""/>
      <w:lvlJc w:val="left"/>
      <w:pPr>
        <w:tabs>
          <w:tab w:val="num" w:pos="4380"/>
        </w:tabs>
        <w:ind w:left="4380" w:hanging="360"/>
      </w:pPr>
      <w:rPr>
        <w:rFonts w:ascii="Wingdings" w:hAnsi="Wingdings" w:hint="default"/>
      </w:rPr>
    </w:lvl>
    <w:lvl w:ilvl="6" w:tplc="8AC403BE" w:tentative="1">
      <w:start w:val="1"/>
      <w:numFmt w:val="bullet"/>
      <w:lvlText w:val=""/>
      <w:lvlJc w:val="left"/>
      <w:pPr>
        <w:tabs>
          <w:tab w:val="num" w:pos="5100"/>
        </w:tabs>
        <w:ind w:left="5100" w:hanging="360"/>
      </w:pPr>
      <w:rPr>
        <w:rFonts w:ascii="Symbol" w:hAnsi="Symbol" w:hint="default"/>
      </w:rPr>
    </w:lvl>
    <w:lvl w:ilvl="7" w:tplc="01C4061A" w:tentative="1">
      <w:start w:val="1"/>
      <w:numFmt w:val="bullet"/>
      <w:lvlText w:val="o"/>
      <w:lvlJc w:val="left"/>
      <w:pPr>
        <w:tabs>
          <w:tab w:val="num" w:pos="5820"/>
        </w:tabs>
        <w:ind w:left="5820" w:hanging="360"/>
      </w:pPr>
      <w:rPr>
        <w:rFonts w:ascii="Courier New" w:hAnsi="Courier New" w:cs="Courier New" w:hint="default"/>
      </w:rPr>
    </w:lvl>
    <w:lvl w:ilvl="8" w:tplc="56880492" w:tentative="1">
      <w:start w:val="1"/>
      <w:numFmt w:val="bullet"/>
      <w:lvlText w:val=""/>
      <w:lvlJc w:val="left"/>
      <w:pPr>
        <w:tabs>
          <w:tab w:val="num" w:pos="6540"/>
        </w:tabs>
        <w:ind w:left="6540" w:hanging="360"/>
      </w:pPr>
      <w:rPr>
        <w:rFonts w:ascii="Wingdings" w:hAnsi="Wingdings" w:hint="default"/>
      </w:rPr>
    </w:lvl>
  </w:abstractNum>
  <w:abstractNum w:abstractNumId="30">
    <w:nsid w:val="48BA3C5D"/>
    <w:multiLevelType w:val="hybridMultilevel"/>
    <w:tmpl w:val="1CF40032"/>
    <w:lvl w:ilvl="0" w:tplc="04090005">
      <w:start w:val="1"/>
      <w:numFmt w:val="bullet"/>
      <w:lvlText w:val=""/>
      <w:lvlJc w:val="left"/>
      <w:pPr>
        <w:tabs>
          <w:tab w:val="num" w:pos="1571"/>
        </w:tabs>
        <w:ind w:left="1571" w:hanging="360"/>
      </w:pPr>
      <w:rPr>
        <w:rFonts w:ascii="Wingdings" w:hAnsi="Wingdings"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1">
    <w:nsid w:val="4D7E0F00"/>
    <w:multiLevelType w:val="hybridMultilevel"/>
    <w:tmpl w:val="49F6DEC4"/>
    <w:lvl w:ilvl="0" w:tplc="04090005">
      <w:start w:val="1"/>
      <w:numFmt w:val="bullet"/>
      <w:lvlText w:val=""/>
      <w:lvlJc w:val="left"/>
      <w:pPr>
        <w:tabs>
          <w:tab w:val="num" w:pos="1287"/>
        </w:tabs>
        <w:ind w:left="1287" w:hanging="36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2">
    <w:nsid w:val="51DB178E"/>
    <w:multiLevelType w:val="hybridMultilevel"/>
    <w:tmpl w:val="3606D28A"/>
    <w:lvl w:ilvl="0" w:tplc="18E2ECE4">
      <w:start w:val="1"/>
      <w:numFmt w:val="bullet"/>
      <w:lvlText w:val=""/>
      <w:lvlJc w:val="left"/>
      <w:pPr>
        <w:tabs>
          <w:tab w:val="num" w:pos="1080"/>
        </w:tabs>
        <w:ind w:left="1080" w:hanging="360"/>
      </w:pPr>
      <w:rPr>
        <w:rFonts w:ascii="Symbol" w:hAnsi="Symbol" w:hint="default"/>
      </w:rPr>
    </w:lvl>
    <w:lvl w:ilvl="1" w:tplc="AD18DC02" w:tentative="1">
      <w:start w:val="1"/>
      <w:numFmt w:val="bullet"/>
      <w:lvlText w:val="o"/>
      <w:lvlJc w:val="left"/>
      <w:pPr>
        <w:tabs>
          <w:tab w:val="num" w:pos="1800"/>
        </w:tabs>
        <w:ind w:left="1800" w:hanging="360"/>
      </w:pPr>
      <w:rPr>
        <w:rFonts w:ascii="Courier New" w:hAnsi="Courier New" w:hint="default"/>
      </w:rPr>
    </w:lvl>
    <w:lvl w:ilvl="2" w:tplc="ED36E312" w:tentative="1">
      <w:start w:val="1"/>
      <w:numFmt w:val="bullet"/>
      <w:lvlText w:val=""/>
      <w:lvlJc w:val="left"/>
      <w:pPr>
        <w:tabs>
          <w:tab w:val="num" w:pos="2520"/>
        </w:tabs>
        <w:ind w:left="2520" w:hanging="360"/>
      </w:pPr>
      <w:rPr>
        <w:rFonts w:ascii="Wingdings" w:hAnsi="Wingdings" w:hint="default"/>
      </w:rPr>
    </w:lvl>
    <w:lvl w:ilvl="3" w:tplc="D3D8A1B8" w:tentative="1">
      <w:start w:val="1"/>
      <w:numFmt w:val="bullet"/>
      <w:lvlText w:val=""/>
      <w:lvlJc w:val="left"/>
      <w:pPr>
        <w:tabs>
          <w:tab w:val="num" w:pos="3240"/>
        </w:tabs>
        <w:ind w:left="3240" w:hanging="360"/>
      </w:pPr>
      <w:rPr>
        <w:rFonts w:ascii="Symbol" w:hAnsi="Symbol" w:hint="default"/>
      </w:rPr>
    </w:lvl>
    <w:lvl w:ilvl="4" w:tplc="AE58DF3C" w:tentative="1">
      <w:start w:val="1"/>
      <w:numFmt w:val="bullet"/>
      <w:lvlText w:val="o"/>
      <w:lvlJc w:val="left"/>
      <w:pPr>
        <w:tabs>
          <w:tab w:val="num" w:pos="3960"/>
        </w:tabs>
        <w:ind w:left="3960" w:hanging="360"/>
      </w:pPr>
      <w:rPr>
        <w:rFonts w:ascii="Courier New" w:hAnsi="Courier New" w:hint="default"/>
      </w:rPr>
    </w:lvl>
    <w:lvl w:ilvl="5" w:tplc="96E8B764" w:tentative="1">
      <w:start w:val="1"/>
      <w:numFmt w:val="bullet"/>
      <w:lvlText w:val=""/>
      <w:lvlJc w:val="left"/>
      <w:pPr>
        <w:tabs>
          <w:tab w:val="num" w:pos="4680"/>
        </w:tabs>
        <w:ind w:left="4680" w:hanging="360"/>
      </w:pPr>
      <w:rPr>
        <w:rFonts w:ascii="Wingdings" w:hAnsi="Wingdings" w:hint="default"/>
      </w:rPr>
    </w:lvl>
    <w:lvl w:ilvl="6" w:tplc="EBDE511E" w:tentative="1">
      <w:start w:val="1"/>
      <w:numFmt w:val="bullet"/>
      <w:lvlText w:val=""/>
      <w:lvlJc w:val="left"/>
      <w:pPr>
        <w:tabs>
          <w:tab w:val="num" w:pos="5400"/>
        </w:tabs>
        <w:ind w:left="5400" w:hanging="360"/>
      </w:pPr>
      <w:rPr>
        <w:rFonts w:ascii="Symbol" w:hAnsi="Symbol" w:hint="default"/>
      </w:rPr>
    </w:lvl>
    <w:lvl w:ilvl="7" w:tplc="66E4AEAC" w:tentative="1">
      <w:start w:val="1"/>
      <w:numFmt w:val="bullet"/>
      <w:lvlText w:val="o"/>
      <w:lvlJc w:val="left"/>
      <w:pPr>
        <w:tabs>
          <w:tab w:val="num" w:pos="6120"/>
        </w:tabs>
        <w:ind w:left="6120" w:hanging="360"/>
      </w:pPr>
      <w:rPr>
        <w:rFonts w:ascii="Courier New" w:hAnsi="Courier New" w:hint="default"/>
      </w:rPr>
    </w:lvl>
    <w:lvl w:ilvl="8" w:tplc="8724DB1A" w:tentative="1">
      <w:start w:val="1"/>
      <w:numFmt w:val="bullet"/>
      <w:lvlText w:val=""/>
      <w:lvlJc w:val="left"/>
      <w:pPr>
        <w:tabs>
          <w:tab w:val="num" w:pos="6840"/>
        </w:tabs>
        <w:ind w:left="6840" w:hanging="360"/>
      </w:pPr>
      <w:rPr>
        <w:rFonts w:ascii="Wingdings" w:hAnsi="Wingdings" w:hint="default"/>
      </w:rPr>
    </w:lvl>
  </w:abstractNum>
  <w:abstractNum w:abstractNumId="33">
    <w:nsid w:val="56DB5C6A"/>
    <w:multiLevelType w:val="hybridMultilevel"/>
    <w:tmpl w:val="E6F282DA"/>
    <w:lvl w:ilvl="0" w:tplc="E2767722">
      <w:start w:val="17"/>
      <w:numFmt w:val="decimal"/>
      <w:lvlText w:val="%1-"/>
      <w:lvlJc w:val="left"/>
      <w:pPr>
        <w:tabs>
          <w:tab w:val="num" w:pos="1428"/>
        </w:tabs>
        <w:ind w:left="1428" w:hanging="435"/>
      </w:pPr>
      <w:rPr>
        <w:rFonts w:hint="default"/>
        <w:b/>
      </w:rPr>
    </w:lvl>
    <w:lvl w:ilvl="1" w:tplc="04090019" w:tentative="1">
      <w:start w:val="1"/>
      <w:numFmt w:val="lowerLetter"/>
      <w:lvlText w:val="%2."/>
      <w:lvlJc w:val="left"/>
      <w:pPr>
        <w:tabs>
          <w:tab w:val="num" w:pos="2073"/>
        </w:tabs>
        <w:ind w:left="2073" w:hanging="360"/>
      </w:pPr>
    </w:lvl>
    <w:lvl w:ilvl="2" w:tplc="0409001B" w:tentative="1">
      <w:start w:val="1"/>
      <w:numFmt w:val="lowerRoman"/>
      <w:lvlText w:val="%3."/>
      <w:lvlJc w:val="right"/>
      <w:pPr>
        <w:tabs>
          <w:tab w:val="num" w:pos="2793"/>
        </w:tabs>
        <w:ind w:left="2793" w:hanging="180"/>
      </w:pPr>
    </w:lvl>
    <w:lvl w:ilvl="3" w:tplc="0409000F" w:tentative="1">
      <w:start w:val="1"/>
      <w:numFmt w:val="decimal"/>
      <w:lvlText w:val="%4."/>
      <w:lvlJc w:val="left"/>
      <w:pPr>
        <w:tabs>
          <w:tab w:val="num" w:pos="3513"/>
        </w:tabs>
        <w:ind w:left="3513" w:hanging="360"/>
      </w:pPr>
    </w:lvl>
    <w:lvl w:ilvl="4" w:tplc="04090019" w:tentative="1">
      <w:start w:val="1"/>
      <w:numFmt w:val="lowerLetter"/>
      <w:lvlText w:val="%5."/>
      <w:lvlJc w:val="left"/>
      <w:pPr>
        <w:tabs>
          <w:tab w:val="num" w:pos="4233"/>
        </w:tabs>
        <w:ind w:left="4233" w:hanging="360"/>
      </w:pPr>
    </w:lvl>
    <w:lvl w:ilvl="5" w:tplc="0409001B" w:tentative="1">
      <w:start w:val="1"/>
      <w:numFmt w:val="lowerRoman"/>
      <w:lvlText w:val="%6."/>
      <w:lvlJc w:val="right"/>
      <w:pPr>
        <w:tabs>
          <w:tab w:val="num" w:pos="4953"/>
        </w:tabs>
        <w:ind w:left="4953" w:hanging="180"/>
      </w:pPr>
    </w:lvl>
    <w:lvl w:ilvl="6" w:tplc="0409000F" w:tentative="1">
      <w:start w:val="1"/>
      <w:numFmt w:val="decimal"/>
      <w:lvlText w:val="%7."/>
      <w:lvlJc w:val="left"/>
      <w:pPr>
        <w:tabs>
          <w:tab w:val="num" w:pos="5673"/>
        </w:tabs>
        <w:ind w:left="5673" w:hanging="360"/>
      </w:pPr>
    </w:lvl>
    <w:lvl w:ilvl="7" w:tplc="04090019" w:tentative="1">
      <w:start w:val="1"/>
      <w:numFmt w:val="lowerLetter"/>
      <w:lvlText w:val="%8."/>
      <w:lvlJc w:val="left"/>
      <w:pPr>
        <w:tabs>
          <w:tab w:val="num" w:pos="6393"/>
        </w:tabs>
        <w:ind w:left="6393" w:hanging="360"/>
      </w:pPr>
    </w:lvl>
    <w:lvl w:ilvl="8" w:tplc="0409001B" w:tentative="1">
      <w:start w:val="1"/>
      <w:numFmt w:val="lowerRoman"/>
      <w:lvlText w:val="%9."/>
      <w:lvlJc w:val="right"/>
      <w:pPr>
        <w:tabs>
          <w:tab w:val="num" w:pos="7113"/>
        </w:tabs>
        <w:ind w:left="7113" w:hanging="180"/>
      </w:pPr>
    </w:lvl>
  </w:abstractNum>
  <w:abstractNum w:abstractNumId="34">
    <w:nsid w:val="599F6B7E"/>
    <w:multiLevelType w:val="hybridMultilevel"/>
    <w:tmpl w:val="2A1E0A5C"/>
    <w:lvl w:ilvl="0" w:tplc="A148BAF8">
      <w:start w:val="1"/>
      <w:numFmt w:val="bullet"/>
      <w:lvlText w:val=""/>
      <w:lvlJc w:val="left"/>
      <w:pPr>
        <w:tabs>
          <w:tab w:val="num" w:pos="1287"/>
        </w:tabs>
        <w:ind w:left="1287" w:hanging="360"/>
      </w:pPr>
      <w:rPr>
        <w:rFonts w:ascii="Symbol" w:hAnsi="Symbol" w:hint="default"/>
      </w:rPr>
    </w:lvl>
    <w:lvl w:ilvl="1" w:tplc="73EA38E6" w:tentative="1">
      <w:start w:val="1"/>
      <w:numFmt w:val="bullet"/>
      <w:lvlText w:val="o"/>
      <w:lvlJc w:val="left"/>
      <w:pPr>
        <w:tabs>
          <w:tab w:val="num" w:pos="2007"/>
        </w:tabs>
        <w:ind w:left="2007" w:hanging="360"/>
      </w:pPr>
      <w:rPr>
        <w:rFonts w:ascii="Courier New" w:hAnsi="Courier New" w:hint="default"/>
      </w:rPr>
    </w:lvl>
    <w:lvl w:ilvl="2" w:tplc="206E9D90" w:tentative="1">
      <w:start w:val="1"/>
      <w:numFmt w:val="bullet"/>
      <w:lvlText w:val=""/>
      <w:lvlJc w:val="left"/>
      <w:pPr>
        <w:tabs>
          <w:tab w:val="num" w:pos="2727"/>
        </w:tabs>
        <w:ind w:left="2727" w:hanging="360"/>
      </w:pPr>
      <w:rPr>
        <w:rFonts w:ascii="Wingdings" w:hAnsi="Wingdings" w:hint="default"/>
      </w:rPr>
    </w:lvl>
    <w:lvl w:ilvl="3" w:tplc="110E8C1A" w:tentative="1">
      <w:start w:val="1"/>
      <w:numFmt w:val="bullet"/>
      <w:lvlText w:val=""/>
      <w:lvlJc w:val="left"/>
      <w:pPr>
        <w:tabs>
          <w:tab w:val="num" w:pos="3447"/>
        </w:tabs>
        <w:ind w:left="3447" w:hanging="360"/>
      </w:pPr>
      <w:rPr>
        <w:rFonts w:ascii="Symbol" w:hAnsi="Symbol" w:hint="default"/>
      </w:rPr>
    </w:lvl>
    <w:lvl w:ilvl="4" w:tplc="33222F34" w:tentative="1">
      <w:start w:val="1"/>
      <w:numFmt w:val="bullet"/>
      <w:lvlText w:val="o"/>
      <w:lvlJc w:val="left"/>
      <w:pPr>
        <w:tabs>
          <w:tab w:val="num" w:pos="4167"/>
        </w:tabs>
        <w:ind w:left="4167" w:hanging="360"/>
      </w:pPr>
      <w:rPr>
        <w:rFonts w:ascii="Courier New" w:hAnsi="Courier New" w:hint="default"/>
      </w:rPr>
    </w:lvl>
    <w:lvl w:ilvl="5" w:tplc="51905D46" w:tentative="1">
      <w:start w:val="1"/>
      <w:numFmt w:val="bullet"/>
      <w:lvlText w:val=""/>
      <w:lvlJc w:val="left"/>
      <w:pPr>
        <w:tabs>
          <w:tab w:val="num" w:pos="4887"/>
        </w:tabs>
        <w:ind w:left="4887" w:hanging="360"/>
      </w:pPr>
      <w:rPr>
        <w:rFonts w:ascii="Wingdings" w:hAnsi="Wingdings" w:hint="default"/>
      </w:rPr>
    </w:lvl>
    <w:lvl w:ilvl="6" w:tplc="E190F418" w:tentative="1">
      <w:start w:val="1"/>
      <w:numFmt w:val="bullet"/>
      <w:lvlText w:val=""/>
      <w:lvlJc w:val="left"/>
      <w:pPr>
        <w:tabs>
          <w:tab w:val="num" w:pos="5607"/>
        </w:tabs>
        <w:ind w:left="5607" w:hanging="360"/>
      </w:pPr>
      <w:rPr>
        <w:rFonts w:ascii="Symbol" w:hAnsi="Symbol" w:hint="default"/>
      </w:rPr>
    </w:lvl>
    <w:lvl w:ilvl="7" w:tplc="E3B42CF8" w:tentative="1">
      <w:start w:val="1"/>
      <w:numFmt w:val="bullet"/>
      <w:lvlText w:val="o"/>
      <w:lvlJc w:val="left"/>
      <w:pPr>
        <w:tabs>
          <w:tab w:val="num" w:pos="6327"/>
        </w:tabs>
        <w:ind w:left="6327" w:hanging="360"/>
      </w:pPr>
      <w:rPr>
        <w:rFonts w:ascii="Courier New" w:hAnsi="Courier New" w:hint="default"/>
      </w:rPr>
    </w:lvl>
    <w:lvl w:ilvl="8" w:tplc="6A220964" w:tentative="1">
      <w:start w:val="1"/>
      <w:numFmt w:val="bullet"/>
      <w:lvlText w:val=""/>
      <w:lvlJc w:val="left"/>
      <w:pPr>
        <w:tabs>
          <w:tab w:val="num" w:pos="7047"/>
        </w:tabs>
        <w:ind w:left="7047" w:hanging="360"/>
      </w:pPr>
      <w:rPr>
        <w:rFonts w:ascii="Wingdings" w:hAnsi="Wingdings" w:hint="default"/>
      </w:rPr>
    </w:lvl>
  </w:abstractNum>
  <w:abstractNum w:abstractNumId="35">
    <w:nsid w:val="5C7666C4"/>
    <w:multiLevelType w:val="hybridMultilevel"/>
    <w:tmpl w:val="98D23AC6"/>
    <w:lvl w:ilvl="0" w:tplc="04090005">
      <w:start w:val="1"/>
      <w:numFmt w:val="bullet"/>
      <w:lvlText w:val=""/>
      <w:lvlJc w:val="left"/>
      <w:pPr>
        <w:tabs>
          <w:tab w:val="num" w:pos="1287"/>
        </w:tabs>
        <w:ind w:left="1287" w:hanging="360"/>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6">
    <w:nsid w:val="5E1B0F0C"/>
    <w:multiLevelType w:val="hybridMultilevel"/>
    <w:tmpl w:val="2C6EDE54"/>
    <w:lvl w:ilvl="0" w:tplc="4B546572">
      <w:start w:val="1"/>
      <w:numFmt w:val="decimal"/>
      <w:lvlText w:val="%1."/>
      <w:lvlJc w:val="left"/>
      <w:pPr>
        <w:ind w:left="927" w:hanging="360"/>
      </w:pPr>
      <w:rPr>
        <w:rFonts w:ascii="Arial" w:hAnsi="Arial" w:hint="default"/>
        <w:sz w:val="32"/>
      </w:rPr>
    </w:lvl>
    <w:lvl w:ilvl="1" w:tplc="39C0CCF0">
      <w:start w:val="1"/>
      <w:numFmt w:val="lowerLetter"/>
      <w:lvlText w:val="%2."/>
      <w:lvlJc w:val="left"/>
      <w:pPr>
        <w:ind w:left="1647" w:hanging="360"/>
      </w:pPr>
    </w:lvl>
    <w:lvl w:ilvl="2" w:tplc="B3208798" w:tentative="1">
      <w:start w:val="1"/>
      <w:numFmt w:val="lowerRoman"/>
      <w:lvlText w:val="%3."/>
      <w:lvlJc w:val="right"/>
      <w:pPr>
        <w:ind w:left="2367" w:hanging="180"/>
      </w:pPr>
    </w:lvl>
    <w:lvl w:ilvl="3" w:tplc="64663166" w:tentative="1">
      <w:start w:val="1"/>
      <w:numFmt w:val="decimal"/>
      <w:lvlText w:val="%4."/>
      <w:lvlJc w:val="left"/>
      <w:pPr>
        <w:ind w:left="3087" w:hanging="360"/>
      </w:pPr>
    </w:lvl>
    <w:lvl w:ilvl="4" w:tplc="A54CC828" w:tentative="1">
      <w:start w:val="1"/>
      <w:numFmt w:val="lowerLetter"/>
      <w:lvlText w:val="%5."/>
      <w:lvlJc w:val="left"/>
      <w:pPr>
        <w:ind w:left="3807" w:hanging="360"/>
      </w:pPr>
    </w:lvl>
    <w:lvl w:ilvl="5" w:tplc="5938146E" w:tentative="1">
      <w:start w:val="1"/>
      <w:numFmt w:val="lowerRoman"/>
      <w:lvlText w:val="%6."/>
      <w:lvlJc w:val="right"/>
      <w:pPr>
        <w:ind w:left="4527" w:hanging="180"/>
      </w:pPr>
    </w:lvl>
    <w:lvl w:ilvl="6" w:tplc="FC760906" w:tentative="1">
      <w:start w:val="1"/>
      <w:numFmt w:val="decimal"/>
      <w:lvlText w:val="%7."/>
      <w:lvlJc w:val="left"/>
      <w:pPr>
        <w:ind w:left="5247" w:hanging="360"/>
      </w:pPr>
    </w:lvl>
    <w:lvl w:ilvl="7" w:tplc="691E0188" w:tentative="1">
      <w:start w:val="1"/>
      <w:numFmt w:val="lowerLetter"/>
      <w:lvlText w:val="%8."/>
      <w:lvlJc w:val="left"/>
      <w:pPr>
        <w:ind w:left="5967" w:hanging="360"/>
      </w:pPr>
    </w:lvl>
    <w:lvl w:ilvl="8" w:tplc="1EB8E8A0" w:tentative="1">
      <w:start w:val="1"/>
      <w:numFmt w:val="lowerRoman"/>
      <w:lvlText w:val="%9."/>
      <w:lvlJc w:val="right"/>
      <w:pPr>
        <w:ind w:left="6687" w:hanging="180"/>
      </w:pPr>
    </w:lvl>
  </w:abstractNum>
  <w:abstractNum w:abstractNumId="37">
    <w:nsid w:val="66AA5E5D"/>
    <w:multiLevelType w:val="multilevel"/>
    <w:tmpl w:val="040C0025"/>
    <w:numStyleLink w:val="Style1"/>
  </w:abstractNum>
  <w:abstractNum w:abstractNumId="38">
    <w:nsid w:val="69E37F2E"/>
    <w:multiLevelType w:val="hybridMultilevel"/>
    <w:tmpl w:val="BDE6AF6E"/>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9">
    <w:nsid w:val="6CC34416"/>
    <w:multiLevelType w:val="hybridMultilevel"/>
    <w:tmpl w:val="4B22B620"/>
    <w:lvl w:ilvl="0" w:tplc="04962D18">
      <w:start w:val="1"/>
      <w:numFmt w:val="bullet"/>
      <w:lvlText w:val=""/>
      <w:lvlJc w:val="left"/>
      <w:pPr>
        <w:tabs>
          <w:tab w:val="num" w:pos="1080"/>
        </w:tabs>
        <w:ind w:left="1080" w:hanging="360"/>
      </w:pPr>
      <w:rPr>
        <w:rFonts w:ascii="Symbol" w:hAnsi="Symbol" w:hint="default"/>
      </w:rPr>
    </w:lvl>
    <w:lvl w:ilvl="1" w:tplc="6E5670AA">
      <w:start w:val="1"/>
      <w:numFmt w:val="bullet"/>
      <w:lvlText w:val="o"/>
      <w:lvlJc w:val="left"/>
      <w:pPr>
        <w:tabs>
          <w:tab w:val="num" w:pos="1800"/>
        </w:tabs>
        <w:ind w:left="1800" w:hanging="360"/>
      </w:pPr>
      <w:rPr>
        <w:rFonts w:ascii="Courier New" w:hAnsi="Courier New" w:hint="default"/>
      </w:rPr>
    </w:lvl>
    <w:lvl w:ilvl="2" w:tplc="A72E0204" w:tentative="1">
      <w:start w:val="1"/>
      <w:numFmt w:val="bullet"/>
      <w:lvlText w:val=""/>
      <w:lvlJc w:val="left"/>
      <w:pPr>
        <w:tabs>
          <w:tab w:val="num" w:pos="2520"/>
        </w:tabs>
        <w:ind w:left="2520" w:hanging="360"/>
      </w:pPr>
      <w:rPr>
        <w:rFonts w:ascii="Wingdings" w:hAnsi="Wingdings" w:hint="default"/>
      </w:rPr>
    </w:lvl>
    <w:lvl w:ilvl="3" w:tplc="C4CC49B6" w:tentative="1">
      <w:start w:val="1"/>
      <w:numFmt w:val="bullet"/>
      <w:lvlText w:val=""/>
      <w:lvlJc w:val="left"/>
      <w:pPr>
        <w:tabs>
          <w:tab w:val="num" w:pos="3240"/>
        </w:tabs>
        <w:ind w:left="3240" w:hanging="360"/>
      </w:pPr>
      <w:rPr>
        <w:rFonts w:ascii="Symbol" w:hAnsi="Symbol" w:hint="default"/>
      </w:rPr>
    </w:lvl>
    <w:lvl w:ilvl="4" w:tplc="294242D8" w:tentative="1">
      <w:start w:val="1"/>
      <w:numFmt w:val="bullet"/>
      <w:lvlText w:val="o"/>
      <w:lvlJc w:val="left"/>
      <w:pPr>
        <w:tabs>
          <w:tab w:val="num" w:pos="3960"/>
        </w:tabs>
        <w:ind w:left="3960" w:hanging="360"/>
      </w:pPr>
      <w:rPr>
        <w:rFonts w:ascii="Courier New" w:hAnsi="Courier New" w:hint="default"/>
      </w:rPr>
    </w:lvl>
    <w:lvl w:ilvl="5" w:tplc="D0BAEFCA" w:tentative="1">
      <w:start w:val="1"/>
      <w:numFmt w:val="bullet"/>
      <w:lvlText w:val=""/>
      <w:lvlJc w:val="left"/>
      <w:pPr>
        <w:tabs>
          <w:tab w:val="num" w:pos="4680"/>
        </w:tabs>
        <w:ind w:left="4680" w:hanging="360"/>
      </w:pPr>
      <w:rPr>
        <w:rFonts w:ascii="Wingdings" w:hAnsi="Wingdings" w:hint="default"/>
      </w:rPr>
    </w:lvl>
    <w:lvl w:ilvl="6" w:tplc="BF083A5C" w:tentative="1">
      <w:start w:val="1"/>
      <w:numFmt w:val="bullet"/>
      <w:lvlText w:val=""/>
      <w:lvlJc w:val="left"/>
      <w:pPr>
        <w:tabs>
          <w:tab w:val="num" w:pos="5400"/>
        </w:tabs>
        <w:ind w:left="5400" w:hanging="360"/>
      </w:pPr>
      <w:rPr>
        <w:rFonts w:ascii="Symbol" w:hAnsi="Symbol" w:hint="default"/>
      </w:rPr>
    </w:lvl>
    <w:lvl w:ilvl="7" w:tplc="3372059A" w:tentative="1">
      <w:start w:val="1"/>
      <w:numFmt w:val="bullet"/>
      <w:lvlText w:val="o"/>
      <w:lvlJc w:val="left"/>
      <w:pPr>
        <w:tabs>
          <w:tab w:val="num" w:pos="6120"/>
        </w:tabs>
        <w:ind w:left="6120" w:hanging="360"/>
      </w:pPr>
      <w:rPr>
        <w:rFonts w:ascii="Courier New" w:hAnsi="Courier New" w:hint="default"/>
      </w:rPr>
    </w:lvl>
    <w:lvl w:ilvl="8" w:tplc="335CD5BA" w:tentative="1">
      <w:start w:val="1"/>
      <w:numFmt w:val="bullet"/>
      <w:lvlText w:val=""/>
      <w:lvlJc w:val="left"/>
      <w:pPr>
        <w:tabs>
          <w:tab w:val="num" w:pos="6840"/>
        </w:tabs>
        <w:ind w:left="6840" w:hanging="360"/>
      </w:pPr>
      <w:rPr>
        <w:rFonts w:ascii="Wingdings" w:hAnsi="Wingdings" w:hint="default"/>
      </w:rPr>
    </w:lvl>
  </w:abstractNum>
  <w:abstractNum w:abstractNumId="40">
    <w:nsid w:val="6EB02749"/>
    <w:multiLevelType w:val="hybridMultilevel"/>
    <w:tmpl w:val="87D0DD6C"/>
    <w:lvl w:ilvl="0" w:tplc="0A360CC2">
      <w:start w:val="1"/>
      <w:numFmt w:val="bullet"/>
      <w:lvlText w:val=""/>
      <w:lvlJc w:val="left"/>
      <w:pPr>
        <w:ind w:left="720" w:hanging="360"/>
      </w:pPr>
      <w:rPr>
        <w:rFonts w:ascii="Symbol" w:hAnsi="Symbol" w:hint="default"/>
      </w:rPr>
    </w:lvl>
    <w:lvl w:ilvl="1" w:tplc="C41AAFC0" w:tentative="1">
      <w:start w:val="1"/>
      <w:numFmt w:val="bullet"/>
      <w:lvlText w:val="o"/>
      <w:lvlJc w:val="left"/>
      <w:pPr>
        <w:ind w:left="1440" w:hanging="360"/>
      </w:pPr>
      <w:rPr>
        <w:rFonts w:ascii="Courier New" w:hAnsi="Courier New" w:cs="Courier New" w:hint="default"/>
      </w:rPr>
    </w:lvl>
    <w:lvl w:ilvl="2" w:tplc="DFFA237E" w:tentative="1">
      <w:start w:val="1"/>
      <w:numFmt w:val="bullet"/>
      <w:lvlText w:val=""/>
      <w:lvlJc w:val="left"/>
      <w:pPr>
        <w:ind w:left="2160" w:hanging="360"/>
      </w:pPr>
      <w:rPr>
        <w:rFonts w:ascii="Wingdings" w:hAnsi="Wingdings" w:hint="default"/>
      </w:rPr>
    </w:lvl>
    <w:lvl w:ilvl="3" w:tplc="1DB6309C" w:tentative="1">
      <w:start w:val="1"/>
      <w:numFmt w:val="bullet"/>
      <w:lvlText w:val=""/>
      <w:lvlJc w:val="left"/>
      <w:pPr>
        <w:ind w:left="2880" w:hanging="360"/>
      </w:pPr>
      <w:rPr>
        <w:rFonts w:ascii="Symbol" w:hAnsi="Symbol" w:hint="default"/>
      </w:rPr>
    </w:lvl>
    <w:lvl w:ilvl="4" w:tplc="5C8A809A" w:tentative="1">
      <w:start w:val="1"/>
      <w:numFmt w:val="bullet"/>
      <w:lvlText w:val="o"/>
      <w:lvlJc w:val="left"/>
      <w:pPr>
        <w:ind w:left="3600" w:hanging="360"/>
      </w:pPr>
      <w:rPr>
        <w:rFonts w:ascii="Courier New" w:hAnsi="Courier New" w:cs="Courier New" w:hint="default"/>
      </w:rPr>
    </w:lvl>
    <w:lvl w:ilvl="5" w:tplc="0748AF90" w:tentative="1">
      <w:start w:val="1"/>
      <w:numFmt w:val="bullet"/>
      <w:lvlText w:val=""/>
      <w:lvlJc w:val="left"/>
      <w:pPr>
        <w:ind w:left="4320" w:hanging="360"/>
      </w:pPr>
      <w:rPr>
        <w:rFonts w:ascii="Wingdings" w:hAnsi="Wingdings" w:hint="default"/>
      </w:rPr>
    </w:lvl>
    <w:lvl w:ilvl="6" w:tplc="CC403976" w:tentative="1">
      <w:start w:val="1"/>
      <w:numFmt w:val="bullet"/>
      <w:lvlText w:val=""/>
      <w:lvlJc w:val="left"/>
      <w:pPr>
        <w:ind w:left="5040" w:hanging="360"/>
      </w:pPr>
      <w:rPr>
        <w:rFonts w:ascii="Symbol" w:hAnsi="Symbol" w:hint="default"/>
      </w:rPr>
    </w:lvl>
    <w:lvl w:ilvl="7" w:tplc="DC565CB6" w:tentative="1">
      <w:start w:val="1"/>
      <w:numFmt w:val="bullet"/>
      <w:lvlText w:val="o"/>
      <w:lvlJc w:val="left"/>
      <w:pPr>
        <w:ind w:left="5760" w:hanging="360"/>
      </w:pPr>
      <w:rPr>
        <w:rFonts w:ascii="Courier New" w:hAnsi="Courier New" w:cs="Courier New" w:hint="default"/>
      </w:rPr>
    </w:lvl>
    <w:lvl w:ilvl="8" w:tplc="26EA3D30" w:tentative="1">
      <w:start w:val="1"/>
      <w:numFmt w:val="bullet"/>
      <w:lvlText w:val=""/>
      <w:lvlJc w:val="left"/>
      <w:pPr>
        <w:ind w:left="6480" w:hanging="360"/>
      </w:pPr>
      <w:rPr>
        <w:rFonts w:ascii="Wingdings" w:hAnsi="Wingdings" w:hint="default"/>
      </w:rPr>
    </w:lvl>
  </w:abstractNum>
  <w:abstractNum w:abstractNumId="41">
    <w:nsid w:val="74425340"/>
    <w:multiLevelType w:val="hybridMultilevel"/>
    <w:tmpl w:val="614E7C48"/>
    <w:lvl w:ilvl="0" w:tplc="DBCEF360">
      <w:start w:val="1"/>
      <w:numFmt w:val="decimal"/>
      <w:lvlText w:val="%1-"/>
      <w:lvlJc w:val="left"/>
      <w:pPr>
        <w:tabs>
          <w:tab w:val="num" w:pos="1778"/>
        </w:tabs>
        <w:ind w:left="1778" w:hanging="36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2">
    <w:nsid w:val="761379FC"/>
    <w:multiLevelType w:val="hybridMultilevel"/>
    <w:tmpl w:val="CCA2FCE8"/>
    <w:lvl w:ilvl="0" w:tplc="929600D2">
      <w:numFmt w:val="bullet"/>
      <w:lvlText w:val="-"/>
      <w:lvlJc w:val="left"/>
      <w:pPr>
        <w:tabs>
          <w:tab w:val="num" w:pos="1080"/>
        </w:tabs>
        <w:ind w:left="1080" w:hanging="360"/>
      </w:pPr>
      <w:rPr>
        <w:rFonts w:ascii="Times New Roman" w:eastAsia="Times New Roman" w:hAnsi="Times New Roman" w:cs="Times New Roman" w:hint="default"/>
      </w:rPr>
    </w:lvl>
    <w:lvl w:ilvl="1" w:tplc="CBC84282" w:tentative="1">
      <w:start w:val="1"/>
      <w:numFmt w:val="bullet"/>
      <w:lvlText w:val="o"/>
      <w:lvlJc w:val="left"/>
      <w:pPr>
        <w:tabs>
          <w:tab w:val="num" w:pos="1800"/>
        </w:tabs>
        <w:ind w:left="1800" w:hanging="360"/>
      </w:pPr>
      <w:rPr>
        <w:rFonts w:ascii="Courier New" w:hAnsi="Courier New" w:hint="default"/>
      </w:rPr>
    </w:lvl>
    <w:lvl w:ilvl="2" w:tplc="E5C6903C" w:tentative="1">
      <w:start w:val="1"/>
      <w:numFmt w:val="bullet"/>
      <w:lvlText w:val=""/>
      <w:lvlJc w:val="left"/>
      <w:pPr>
        <w:tabs>
          <w:tab w:val="num" w:pos="2520"/>
        </w:tabs>
        <w:ind w:left="2520" w:hanging="360"/>
      </w:pPr>
      <w:rPr>
        <w:rFonts w:ascii="Wingdings" w:hAnsi="Wingdings" w:hint="default"/>
      </w:rPr>
    </w:lvl>
    <w:lvl w:ilvl="3" w:tplc="B3DEE9F4" w:tentative="1">
      <w:start w:val="1"/>
      <w:numFmt w:val="bullet"/>
      <w:lvlText w:val=""/>
      <w:lvlJc w:val="left"/>
      <w:pPr>
        <w:tabs>
          <w:tab w:val="num" w:pos="3240"/>
        </w:tabs>
        <w:ind w:left="3240" w:hanging="360"/>
      </w:pPr>
      <w:rPr>
        <w:rFonts w:ascii="Symbol" w:hAnsi="Symbol" w:hint="default"/>
      </w:rPr>
    </w:lvl>
    <w:lvl w:ilvl="4" w:tplc="C488380E" w:tentative="1">
      <w:start w:val="1"/>
      <w:numFmt w:val="bullet"/>
      <w:lvlText w:val="o"/>
      <w:lvlJc w:val="left"/>
      <w:pPr>
        <w:tabs>
          <w:tab w:val="num" w:pos="3960"/>
        </w:tabs>
        <w:ind w:left="3960" w:hanging="360"/>
      </w:pPr>
      <w:rPr>
        <w:rFonts w:ascii="Courier New" w:hAnsi="Courier New" w:hint="default"/>
      </w:rPr>
    </w:lvl>
    <w:lvl w:ilvl="5" w:tplc="CC5A458A" w:tentative="1">
      <w:start w:val="1"/>
      <w:numFmt w:val="bullet"/>
      <w:lvlText w:val=""/>
      <w:lvlJc w:val="left"/>
      <w:pPr>
        <w:tabs>
          <w:tab w:val="num" w:pos="4680"/>
        </w:tabs>
        <w:ind w:left="4680" w:hanging="360"/>
      </w:pPr>
      <w:rPr>
        <w:rFonts w:ascii="Wingdings" w:hAnsi="Wingdings" w:hint="default"/>
      </w:rPr>
    </w:lvl>
    <w:lvl w:ilvl="6" w:tplc="2F4E1868" w:tentative="1">
      <w:start w:val="1"/>
      <w:numFmt w:val="bullet"/>
      <w:lvlText w:val=""/>
      <w:lvlJc w:val="left"/>
      <w:pPr>
        <w:tabs>
          <w:tab w:val="num" w:pos="5400"/>
        </w:tabs>
        <w:ind w:left="5400" w:hanging="360"/>
      </w:pPr>
      <w:rPr>
        <w:rFonts w:ascii="Symbol" w:hAnsi="Symbol" w:hint="default"/>
      </w:rPr>
    </w:lvl>
    <w:lvl w:ilvl="7" w:tplc="BAF6E12C" w:tentative="1">
      <w:start w:val="1"/>
      <w:numFmt w:val="bullet"/>
      <w:lvlText w:val="o"/>
      <w:lvlJc w:val="left"/>
      <w:pPr>
        <w:tabs>
          <w:tab w:val="num" w:pos="6120"/>
        </w:tabs>
        <w:ind w:left="6120" w:hanging="360"/>
      </w:pPr>
      <w:rPr>
        <w:rFonts w:ascii="Courier New" w:hAnsi="Courier New" w:hint="default"/>
      </w:rPr>
    </w:lvl>
    <w:lvl w:ilvl="8" w:tplc="1B24826C" w:tentative="1">
      <w:start w:val="1"/>
      <w:numFmt w:val="bullet"/>
      <w:lvlText w:val=""/>
      <w:lvlJc w:val="left"/>
      <w:pPr>
        <w:tabs>
          <w:tab w:val="num" w:pos="6840"/>
        </w:tabs>
        <w:ind w:left="6840" w:hanging="360"/>
      </w:pPr>
      <w:rPr>
        <w:rFonts w:ascii="Wingdings" w:hAnsi="Wingdings" w:hint="default"/>
      </w:rPr>
    </w:lvl>
  </w:abstractNum>
  <w:abstractNum w:abstractNumId="43">
    <w:nsid w:val="7F3E508D"/>
    <w:multiLevelType w:val="hybridMultilevel"/>
    <w:tmpl w:val="00CE2E1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3"/>
  </w:num>
  <w:num w:numId="3">
    <w:abstractNumId w:val="13"/>
  </w:num>
  <w:num w:numId="4">
    <w:abstractNumId w:val="36"/>
  </w:num>
  <w:num w:numId="5">
    <w:abstractNumId w:val="2"/>
  </w:num>
  <w:num w:numId="6">
    <w:abstractNumId w:val="18"/>
  </w:num>
  <w:num w:numId="7">
    <w:abstractNumId w:val="6"/>
  </w:num>
  <w:num w:numId="8">
    <w:abstractNumId w:val="34"/>
  </w:num>
  <w:num w:numId="9">
    <w:abstractNumId w:val="4"/>
  </w:num>
  <w:num w:numId="10">
    <w:abstractNumId w:val="24"/>
  </w:num>
  <w:num w:numId="11">
    <w:abstractNumId w:val="40"/>
  </w:num>
  <w:num w:numId="12">
    <w:abstractNumId w:val="12"/>
  </w:num>
  <w:num w:numId="13">
    <w:abstractNumId w:val="7"/>
  </w:num>
  <w:num w:numId="14">
    <w:abstractNumId w:val="32"/>
  </w:num>
  <w:num w:numId="15">
    <w:abstractNumId w:val="25"/>
  </w:num>
  <w:num w:numId="16">
    <w:abstractNumId w:val="39"/>
  </w:num>
  <w:num w:numId="17">
    <w:abstractNumId w:val="28"/>
  </w:num>
  <w:num w:numId="18">
    <w:abstractNumId w:val="42"/>
  </w:num>
  <w:num w:numId="19">
    <w:abstractNumId w:val="29"/>
  </w:num>
  <w:num w:numId="20">
    <w:abstractNumId w:val="22"/>
  </w:num>
  <w:num w:numId="21">
    <w:abstractNumId w:val="21"/>
  </w:num>
  <w:num w:numId="22">
    <w:abstractNumId w:val="26"/>
  </w:num>
  <w:num w:numId="23">
    <w:abstractNumId w:val="16"/>
  </w:num>
  <w:num w:numId="24">
    <w:abstractNumId w:val="15"/>
  </w:num>
  <w:num w:numId="25">
    <w:abstractNumId w:val="15"/>
  </w:num>
  <w:num w:numId="26">
    <w:abstractNumId w:val="20"/>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7"/>
  </w:num>
  <w:num w:numId="29">
    <w:abstractNumId w:val="8"/>
  </w:num>
  <w:num w:numId="30">
    <w:abstractNumId w:val="19"/>
  </w:num>
  <w:num w:numId="31">
    <w:abstractNumId w:val="5"/>
  </w:num>
  <w:num w:numId="32">
    <w:abstractNumId w:val="17"/>
  </w:num>
  <w:num w:numId="33">
    <w:abstractNumId w:val="11"/>
  </w:num>
  <w:num w:numId="34">
    <w:abstractNumId w:val="10"/>
  </w:num>
  <w:num w:numId="35">
    <w:abstractNumId w:val="43"/>
  </w:num>
  <w:num w:numId="36">
    <w:abstractNumId w:val="35"/>
  </w:num>
  <w:num w:numId="37">
    <w:abstractNumId w:val="9"/>
  </w:num>
  <w:num w:numId="38">
    <w:abstractNumId w:val="0"/>
  </w:num>
  <w:num w:numId="39">
    <w:abstractNumId w:val="14"/>
  </w:num>
  <w:num w:numId="40">
    <w:abstractNumId w:val="30"/>
  </w:num>
  <w:num w:numId="41">
    <w:abstractNumId w:val="27"/>
  </w:num>
  <w:num w:numId="42">
    <w:abstractNumId w:val="38"/>
  </w:num>
  <w:num w:numId="43">
    <w:abstractNumId w:val="1"/>
  </w:num>
  <w:num w:numId="44">
    <w:abstractNumId w:val="31"/>
  </w:num>
  <w:num w:numId="45">
    <w:abstractNumId w:val="33"/>
  </w:num>
  <w:num w:numId="46">
    <w:abstractNumId w:val="41"/>
  </w:num>
  <w:num w:numId="4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
  <w:rsids>
    <w:rsidRoot w:val="00884E68"/>
    <w:rsid w:val="0002458B"/>
    <w:rsid w:val="00046F20"/>
    <w:rsid w:val="00074690"/>
    <w:rsid w:val="00082195"/>
    <w:rsid w:val="000A4051"/>
    <w:rsid w:val="000F51DC"/>
    <w:rsid w:val="000F6233"/>
    <w:rsid w:val="001049B1"/>
    <w:rsid w:val="0019275B"/>
    <w:rsid w:val="001B6180"/>
    <w:rsid w:val="001D1580"/>
    <w:rsid w:val="001F1684"/>
    <w:rsid w:val="001F2C3C"/>
    <w:rsid w:val="0025733E"/>
    <w:rsid w:val="002A49E7"/>
    <w:rsid w:val="002C2044"/>
    <w:rsid w:val="002D5BDA"/>
    <w:rsid w:val="00365BDD"/>
    <w:rsid w:val="003B6A60"/>
    <w:rsid w:val="003D2C9A"/>
    <w:rsid w:val="00432415"/>
    <w:rsid w:val="0048678D"/>
    <w:rsid w:val="005543CD"/>
    <w:rsid w:val="00554AED"/>
    <w:rsid w:val="005756C3"/>
    <w:rsid w:val="00614139"/>
    <w:rsid w:val="006E265A"/>
    <w:rsid w:val="006F12F0"/>
    <w:rsid w:val="007068F6"/>
    <w:rsid w:val="00753D21"/>
    <w:rsid w:val="00767628"/>
    <w:rsid w:val="007743D1"/>
    <w:rsid w:val="00792B7F"/>
    <w:rsid w:val="007B3A17"/>
    <w:rsid w:val="007B7701"/>
    <w:rsid w:val="007D02BC"/>
    <w:rsid w:val="007E764B"/>
    <w:rsid w:val="0080468D"/>
    <w:rsid w:val="00830A0A"/>
    <w:rsid w:val="00834BD1"/>
    <w:rsid w:val="008526E6"/>
    <w:rsid w:val="0085361F"/>
    <w:rsid w:val="00884E68"/>
    <w:rsid w:val="00893120"/>
    <w:rsid w:val="008D6CDC"/>
    <w:rsid w:val="00963045"/>
    <w:rsid w:val="0098468E"/>
    <w:rsid w:val="009A69DC"/>
    <w:rsid w:val="009C7A1D"/>
    <w:rsid w:val="009E464B"/>
    <w:rsid w:val="00A071FD"/>
    <w:rsid w:val="00A33596"/>
    <w:rsid w:val="00A35CDF"/>
    <w:rsid w:val="00A62F92"/>
    <w:rsid w:val="00A823ED"/>
    <w:rsid w:val="00AD2470"/>
    <w:rsid w:val="00AE54B2"/>
    <w:rsid w:val="00B445B9"/>
    <w:rsid w:val="00BE38FB"/>
    <w:rsid w:val="00C04341"/>
    <w:rsid w:val="00C17F2E"/>
    <w:rsid w:val="00C34ACF"/>
    <w:rsid w:val="00C572C9"/>
    <w:rsid w:val="00CA1BC9"/>
    <w:rsid w:val="00CC4CC3"/>
    <w:rsid w:val="00CC7901"/>
    <w:rsid w:val="00CD4A1B"/>
    <w:rsid w:val="00CD5165"/>
    <w:rsid w:val="00CE4A49"/>
    <w:rsid w:val="00CE68A9"/>
    <w:rsid w:val="00D300E0"/>
    <w:rsid w:val="00D44E41"/>
    <w:rsid w:val="00D46C5A"/>
    <w:rsid w:val="00D82907"/>
    <w:rsid w:val="00D86866"/>
    <w:rsid w:val="00D901E9"/>
    <w:rsid w:val="00DE52F4"/>
    <w:rsid w:val="00DE5710"/>
    <w:rsid w:val="00E15740"/>
    <w:rsid w:val="00E555AA"/>
    <w:rsid w:val="00EA6665"/>
    <w:rsid w:val="00EC5C90"/>
    <w:rsid w:val="00EC6546"/>
    <w:rsid w:val="00EE7A30"/>
    <w:rsid w:val="00F255E5"/>
    <w:rsid w:val="00F25C51"/>
    <w:rsid w:val="00F412EB"/>
    <w:rsid w:val="00F51112"/>
    <w:rsid w:val="00F54972"/>
    <w:rsid w:val="00F90CE8"/>
    <w:rsid w:val="00FA7D03"/>
    <w:rsid w:val="00FE3A4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33">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Corpsdetexte3">
    <w:name w:val="Body Text 3"/>
    <w:basedOn w:val="Normal"/>
    <w:link w:val="Corpsdetexte3Car"/>
    <w:uiPriority w:val="99"/>
    <w:semiHidden/>
    <w:unhideWhenUsed/>
    <w:rsid w:val="005543CD"/>
    <w:pPr>
      <w:spacing w:after="120"/>
    </w:pPr>
    <w:rPr>
      <w:sz w:val="16"/>
      <w:szCs w:val="16"/>
    </w:rPr>
  </w:style>
  <w:style w:type="character" w:customStyle="1" w:styleId="Corpsdetexte3Car">
    <w:name w:val="Corps de texte 3 Car"/>
    <w:basedOn w:val="Policepardfaut"/>
    <w:link w:val="Corpsdetexte3"/>
    <w:uiPriority w:val="99"/>
    <w:semiHidden/>
    <w:rsid w:val="005543CD"/>
    <w:rPr>
      <w:rFonts w:ascii="Arial" w:eastAsia="Times New Roman" w:hAnsi="Arial" w:cs="Arial"/>
      <w:sz w:val="16"/>
      <w:szCs w:val="16"/>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EC74FC-D8FA-4E7E-857A-BB400F870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2628</Words>
  <Characters>14454</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17048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10</cp:revision>
  <cp:lastPrinted>2017-05-05T08:59:00Z</cp:lastPrinted>
  <dcterms:created xsi:type="dcterms:W3CDTF">2017-05-04T13:55:00Z</dcterms:created>
  <dcterms:modified xsi:type="dcterms:W3CDTF">2017-05-05T09:06:00Z</dcterms:modified>
</cp:coreProperties>
</file>