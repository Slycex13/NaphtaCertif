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680"/>
        <w:gridCol w:w="1560"/>
      </w:tblGrid>
      <w:tr w:rsidR="003B4B1E" w:rsidTr="00DE2AA5">
        <w:tc>
          <w:tcPr>
            <w:tcW w:w="2941" w:type="dxa"/>
            <w:vAlign w:val="center"/>
          </w:tcPr>
          <w:p w:rsidR="00EF6885" w:rsidRPr="00573DAA" w:rsidRDefault="005B0143" w:rsidP="00EF6885">
            <w:pPr>
              <w:pStyle w:val="En-tte"/>
              <w:jc w:val="center"/>
              <w:rPr>
                <w:b/>
                <w:caps/>
              </w:rPr>
            </w:pPr>
            <w:bookmarkStart w:id="0" w:name="Entreprise"/>
            <w:r w:rsidRPr="00573DAA">
              <w:rPr>
                <w:b/>
                <w:caps/>
              </w:rPr>
              <w:t>Naphtachimie</w:t>
            </w:r>
            <w:bookmarkEnd w:id="0"/>
          </w:p>
          <w:p w:rsidR="00EF6885" w:rsidRPr="00B60C8D" w:rsidRDefault="005B0143" w:rsidP="00EF6885">
            <w:pPr>
              <w:pStyle w:val="En-tte"/>
              <w:jc w:val="center"/>
            </w:pPr>
            <w:r w:rsidRPr="00B60C8D">
              <w:t>Lavéra</w:t>
            </w:r>
          </w:p>
        </w:tc>
        <w:tc>
          <w:tcPr>
            <w:tcW w:w="2026" w:type="dxa"/>
            <w:vAlign w:val="center"/>
          </w:tcPr>
          <w:p w:rsidR="00EF6885" w:rsidRDefault="005B0143" w:rsidP="00EF6885">
            <w:pPr>
              <w:pStyle w:val="En-tte"/>
              <w:jc w:val="center"/>
            </w:pPr>
            <w:r w:rsidRPr="00B60C8D">
              <w:t>Service:</w:t>
            </w:r>
          </w:p>
          <w:p w:rsidR="00EF6885" w:rsidRPr="00B60C8D" w:rsidRDefault="005B0143" w:rsidP="00EF6885">
            <w:pPr>
              <w:pStyle w:val="En-tte"/>
              <w:jc w:val="center"/>
              <w:rPr>
                <w:b/>
                <w:bCs/>
              </w:rPr>
            </w:pPr>
            <w:r>
              <w:rPr>
                <w:b/>
                <w:bCs/>
              </w:rPr>
              <w:t>LPU</w:t>
            </w:r>
          </w:p>
        </w:tc>
        <w:tc>
          <w:tcPr>
            <w:tcW w:w="3680" w:type="dxa"/>
            <w:vAlign w:val="center"/>
          </w:tcPr>
          <w:p w:rsidR="00EF6885" w:rsidRPr="00565ABC" w:rsidRDefault="005B0143" w:rsidP="00EF6885">
            <w:pPr>
              <w:pStyle w:val="En-tte"/>
              <w:jc w:val="center"/>
              <w:rPr>
                <w:b/>
              </w:rPr>
            </w:pPr>
            <w:bookmarkStart w:id="1" w:name="Référence"/>
            <w:r w:rsidRPr="00565ABC">
              <w:rPr>
                <w:b/>
              </w:rPr>
              <w:t>EXP-U-14-008</w:t>
            </w:r>
            <w:bookmarkEnd w:id="1"/>
          </w:p>
          <w:p w:rsidR="00EF6885" w:rsidRPr="00565ABC" w:rsidRDefault="005B0143" w:rsidP="00EF6885">
            <w:pPr>
              <w:pStyle w:val="En-tte"/>
            </w:pPr>
            <w:r w:rsidRPr="00565ABC">
              <w:t xml:space="preserve">Date de Création : </w:t>
            </w:r>
            <w:bookmarkStart w:id="2" w:name="DateCréation"/>
            <w:r w:rsidRPr="00565ABC">
              <w:t>17/03/1994</w:t>
            </w:r>
            <w:bookmarkEnd w:id="2"/>
          </w:p>
          <w:p w:rsidR="00EF6885" w:rsidRPr="00565ABC" w:rsidRDefault="005B0143" w:rsidP="00820040">
            <w:pPr>
              <w:pStyle w:val="En-tte"/>
              <w:tabs>
                <w:tab w:val="clear" w:pos="4153"/>
                <w:tab w:val="right" w:pos="3172"/>
              </w:tabs>
              <w:ind w:right="-13"/>
            </w:pPr>
            <w:r w:rsidRPr="00565ABC">
              <w:t xml:space="preserve">Date: </w:t>
            </w:r>
            <w:r w:rsidR="00820040">
              <w:t>01/07/2019</w:t>
            </w:r>
            <w:r w:rsidR="00DE2AA5">
              <w:t xml:space="preserve">     </w:t>
            </w:r>
            <w:r w:rsidRPr="00565ABC">
              <w:t>Révision n°</w:t>
            </w:r>
            <w:bookmarkStart w:id="3" w:name="Révision"/>
            <w:r w:rsidRPr="00565ABC">
              <w:t>1</w:t>
            </w:r>
            <w:bookmarkEnd w:id="3"/>
            <w:r w:rsidR="00DE2AA5">
              <w:t>9</w:t>
            </w:r>
          </w:p>
        </w:tc>
        <w:tc>
          <w:tcPr>
            <w:tcW w:w="1560" w:type="dxa"/>
            <w:vAlign w:val="center"/>
          </w:tcPr>
          <w:p w:rsidR="00EF6885" w:rsidRPr="00F56174" w:rsidRDefault="005B0143" w:rsidP="00EF6885">
            <w:pPr>
              <w:pStyle w:val="En-tte"/>
              <w:jc w:val="center"/>
              <w:rPr>
                <w:rStyle w:val="Numrodepage"/>
              </w:rPr>
            </w:pPr>
            <w:r w:rsidRPr="00565ABC">
              <w:t>Page</w:t>
            </w:r>
            <w:r w:rsidRPr="00565ABC">
              <w:br/>
            </w:r>
            <w:r w:rsidRPr="00F56174">
              <w:rPr>
                <w:rStyle w:val="Numrodepage"/>
              </w:rPr>
              <w:t>1/14</w:t>
            </w:r>
          </w:p>
          <w:p w:rsidR="00EF6885" w:rsidRPr="00565ABC" w:rsidRDefault="007D63CD" w:rsidP="00EF6885">
            <w:pPr>
              <w:pStyle w:val="En-tte"/>
              <w:jc w:val="center"/>
            </w:pPr>
            <w:r>
              <w:rPr>
                <w:rStyle w:val="Numrodepage"/>
              </w:rPr>
              <w:t>Annexe (4</w:t>
            </w:r>
            <w:r w:rsidR="005B0143" w:rsidRPr="00565ABC">
              <w:rPr>
                <w:rStyle w:val="Numrodepage"/>
              </w:rPr>
              <w:t>)</w:t>
            </w:r>
          </w:p>
        </w:tc>
      </w:tr>
      <w:tr w:rsidR="003B4B1E" w:rsidTr="00EF6885">
        <w:trPr>
          <w:cantSplit/>
          <w:trHeight w:val="1163"/>
        </w:trPr>
        <w:tc>
          <w:tcPr>
            <w:tcW w:w="2941" w:type="dxa"/>
            <w:vMerge w:val="restart"/>
          </w:tcPr>
          <w:p w:rsidR="00EF6885" w:rsidRPr="00B60C8D" w:rsidRDefault="005B0143" w:rsidP="00EF6885">
            <w:r w:rsidRPr="00F1260A">
              <w:rPr>
                <w:u w:val="single"/>
              </w:rPr>
              <w:t>Destinataires communs gérés</w:t>
            </w:r>
            <w:r w:rsidRPr="00B60C8D">
              <w:t xml:space="preserve"> :</w:t>
            </w:r>
          </w:p>
          <w:p w:rsidR="00DE2AA5" w:rsidRDefault="005B0143" w:rsidP="00EF6885">
            <w:bookmarkStart w:id="4" w:name="Destinataires"/>
            <w:r w:rsidRPr="00B60C8D">
              <w:t>Centrale</w:t>
            </w:r>
            <w:bookmarkEnd w:id="4"/>
          </w:p>
          <w:p w:rsidR="00DE2AA5" w:rsidRDefault="00DE2AA5" w:rsidP="00EF6885"/>
          <w:p w:rsidR="00EF6885" w:rsidRDefault="005B0143" w:rsidP="00EF6885">
            <w:r w:rsidRPr="00F1260A">
              <w:rPr>
                <w:u w:val="single"/>
              </w:rPr>
              <w:t>Version informatique</w:t>
            </w:r>
            <w:r w:rsidRPr="00B60C8D">
              <w:t>:</w:t>
            </w:r>
          </w:p>
          <w:p w:rsidR="00EF6885" w:rsidRDefault="005B0143" w:rsidP="00EF6885">
            <w:r w:rsidRPr="00B60C8D">
              <w:t xml:space="preserve">Diffusion sur Intranet </w:t>
            </w:r>
            <w:proofErr w:type="spellStart"/>
            <w:r w:rsidRPr="00B60C8D">
              <w:t>Naphtachimie</w:t>
            </w:r>
            <w:proofErr w:type="spellEnd"/>
            <w:r>
              <w:t xml:space="preserve"> </w:t>
            </w:r>
          </w:p>
          <w:p w:rsidR="00EF6885" w:rsidRDefault="00EF6885" w:rsidP="00EF6885"/>
          <w:p w:rsidR="00EF6885" w:rsidRPr="00B60C8D" w:rsidRDefault="005B0143" w:rsidP="00EF6885">
            <w:r w:rsidRPr="00F1260A">
              <w:rPr>
                <w:u w:val="single"/>
              </w:rPr>
              <w:t>Version papier (à préciser)</w:t>
            </w:r>
            <w:r>
              <w:t xml:space="preserve"> :</w:t>
            </w:r>
          </w:p>
          <w:p w:rsidR="00EF6885" w:rsidRDefault="005B0143" w:rsidP="00EF6885">
            <w:proofErr w:type="spellStart"/>
            <w:r>
              <w:t>CdQ</w:t>
            </w:r>
            <w:proofErr w:type="spellEnd"/>
            <w:r>
              <w:t xml:space="preserve"> (5)</w:t>
            </w:r>
          </w:p>
          <w:p w:rsidR="00EF6885" w:rsidRPr="00B60C8D" w:rsidRDefault="00EF6885" w:rsidP="00EF6885">
            <w:pPr>
              <w:pStyle w:val="En-tte"/>
              <w:rPr>
                <w:highlight w:val="yellow"/>
              </w:rPr>
            </w:pPr>
          </w:p>
        </w:tc>
        <w:tc>
          <w:tcPr>
            <w:tcW w:w="7266" w:type="dxa"/>
            <w:gridSpan w:val="3"/>
          </w:tcPr>
          <w:p w:rsidR="00EF6885" w:rsidRPr="00B60C8D" w:rsidRDefault="005B0143" w:rsidP="00EF6885">
            <w:pPr>
              <w:pStyle w:val="En-tte"/>
              <w:jc w:val="center"/>
            </w:pPr>
            <w:r w:rsidRPr="00C93644">
              <w:rPr>
                <w:u w:val="single"/>
              </w:rPr>
              <w:t>Type de document</w:t>
            </w:r>
            <w:r w:rsidRPr="00B60C8D">
              <w:t xml:space="preserve"> :</w:t>
            </w:r>
          </w:p>
          <w:p w:rsidR="00EF6885" w:rsidRDefault="005B0143" w:rsidP="00EF6885">
            <w:pPr>
              <w:pStyle w:val="En-tte"/>
              <w:jc w:val="center"/>
              <w:rPr>
                <w:b/>
                <w:caps/>
              </w:rPr>
            </w:pPr>
            <w:r w:rsidRPr="00573DAA">
              <w:rPr>
                <w:b/>
                <w:caps/>
              </w:rPr>
              <w:t xml:space="preserve">CONSIGNE </w:t>
            </w:r>
            <w:bookmarkStart w:id="5" w:name="Domaine"/>
            <w:r w:rsidRPr="00573DAA">
              <w:rPr>
                <w:b/>
                <w:caps/>
              </w:rPr>
              <w:t xml:space="preserve"> Centrale Sud</w:t>
            </w:r>
            <w:bookmarkEnd w:id="5"/>
          </w:p>
          <w:p w:rsidR="00EF6885" w:rsidRDefault="005B0143" w:rsidP="00EF6885">
            <w:pPr>
              <w:pStyle w:val="En-tte"/>
              <w:jc w:val="center"/>
              <w:rPr>
                <w:u w:val="single"/>
              </w:rPr>
            </w:pPr>
            <w:r w:rsidRPr="00516644">
              <w:rPr>
                <w:u w:val="single"/>
              </w:rPr>
              <w:t>Section</w:t>
            </w:r>
            <w:r>
              <w:rPr>
                <w:u w:val="single"/>
              </w:rPr>
              <w:t> :</w:t>
            </w:r>
          </w:p>
          <w:p w:rsidR="00EF6885" w:rsidRPr="00516644" w:rsidRDefault="005B0143" w:rsidP="00EF6885">
            <w:pPr>
              <w:pStyle w:val="En-tte"/>
              <w:jc w:val="center"/>
              <w:rPr>
                <w:b/>
                <w:caps/>
              </w:rPr>
            </w:pPr>
            <w:r w:rsidRPr="00516644">
              <w:rPr>
                <w:b/>
              </w:rPr>
              <w:t>COMBUSTIBLES LIQUIDES</w:t>
            </w:r>
          </w:p>
          <w:p w:rsidR="00EF6885" w:rsidRPr="00854A05" w:rsidRDefault="00EF6885" w:rsidP="00EF6885">
            <w:pPr>
              <w:pStyle w:val="En-tte"/>
            </w:pPr>
          </w:p>
        </w:tc>
      </w:tr>
      <w:tr w:rsidR="003B4B1E" w:rsidTr="00EF6885">
        <w:trPr>
          <w:cantSplit/>
          <w:trHeight w:val="1734"/>
        </w:trPr>
        <w:tc>
          <w:tcPr>
            <w:tcW w:w="2941" w:type="dxa"/>
            <w:vMerge/>
          </w:tcPr>
          <w:p w:rsidR="00EF6885" w:rsidRPr="00B60C8D" w:rsidRDefault="00EF6885" w:rsidP="00EF6885">
            <w:pPr>
              <w:pStyle w:val="En-tte"/>
            </w:pPr>
          </w:p>
        </w:tc>
        <w:tc>
          <w:tcPr>
            <w:tcW w:w="7266" w:type="dxa"/>
            <w:gridSpan w:val="3"/>
          </w:tcPr>
          <w:p w:rsidR="00EF6885" w:rsidRDefault="005B0143" w:rsidP="00EF6885">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EF6885" w:rsidRPr="00B60C8D" w:rsidRDefault="00EF6885" w:rsidP="00EF6885"/>
          <w:p w:rsidR="00EF6885" w:rsidRPr="00573DAA" w:rsidRDefault="005B0143" w:rsidP="00EF6885">
            <w:pPr>
              <w:pStyle w:val="Corpsdetexte2"/>
              <w:rPr>
                <w:rStyle w:val="titredocument"/>
                <w:rFonts w:ascii="Arial" w:hAnsi="Arial"/>
                <w:b/>
                <w:caps/>
                <w:sz w:val="22"/>
                <w:szCs w:val="22"/>
              </w:rPr>
            </w:pPr>
            <w:bookmarkStart w:id="6" w:name="Titre"/>
            <w:r w:rsidRPr="00573DAA">
              <w:rPr>
                <w:rStyle w:val="titredocument"/>
                <w:rFonts w:ascii="Arial" w:hAnsi="Arial"/>
                <w:b/>
                <w:caps/>
                <w:sz w:val="22"/>
                <w:szCs w:val="22"/>
              </w:rPr>
              <w:t>Parc Nord : Exploitation du parc à combustibles</w:t>
            </w:r>
            <w:bookmarkEnd w:id="6"/>
          </w:p>
        </w:tc>
      </w:tr>
    </w:tbl>
    <w:p w:rsidR="00EF6885" w:rsidRDefault="00EF6885" w:rsidP="00EF6885">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3B4B1E" w:rsidTr="00EF6885">
        <w:trPr>
          <w:cantSplit/>
          <w:trHeight w:hRule="exact" w:val="3060"/>
        </w:trPr>
        <w:tc>
          <w:tcPr>
            <w:tcW w:w="10207" w:type="dxa"/>
          </w:tcPr>
          <w:p w:rsidR="00EF6885" w:rsidRDefault="005B0143" w:rsidP="00EF6885">
            <w:pPr>
              <w:rPr>
                <w:b/>
              </w:rPr>
            </w:pPr>
            <w:r w:rsidRPr="00F1260A">
              <w:rPr>
                <w:b/>
              </w:rPr>
              <w:t>Objet / Champ d’applicat</w:t>
            </w:r>
            <w:r>
              <w:rPr>
                <w:b/>
              </w:rPr>
              <w:t>ion :</w:t>
            </w:r>
          </w:p>
          <w:p w:rsidR="00EF6885" w:rsidRDefault="00EF6885" w:rsidP="00EF6885">
            <w:pPr>
              <w:rPr>
                <w:b/>
              </w:rPr>
            </w:pPr>
          </w:p>
          <w:p w:rsidR="00EF6885" w:rsidRPr="00595396" w:rsidRDefault="005B0143" w:rsidP="00EF6885">
            <w:pPr>
              <w:spacing w:before="60"/>
              <w:ind w:left="317" w:right="283"/>
            </w:pPr>
            <w:r w:rsidRPr="00595396">
              <w:t>Cette consigne précise les conditions d'exploitation des bacs d’Huile de pyrolyse et de Gas-oil situés au Parc Nord.</w:t>
            </w:r>
          </w:p>
          <w:p w:rsidR="00EF6885" w:rsidRPr="00595396" w:rsidRDefault="005B0143" w:rsidP="00EF6885">
            <w:pPr>
              <w:spacing w:before="60"/>
              <w:ind w:left="317" w:right="283"/>
            </w:pPr>
            <w:r w:rsidRPr="00595396">
              <w:t>Le Parc à combustibles comprend les réservoirs suivants :</w:t>
            </w:r>
          </w:p>
          <w:p w:rsidR="00EF6885" w:rsidRDefault="005B0143" w:rsidP="00EF6885">
            <w:pPr>
              <w:numPr>
                <w:ilvl w:val="0"/>
                <w:numId w:val="3"/>
              </w:numPr>
              <w:spacing w:before="60"/>
              <w:ind w:right="283"/>
            </w:pPr>
            <w:r w:rsidRPr="00595396">
              <w:t>B22, B23, B24, B25, B27, B30 pour le stock</w:t>
            </w:r>
            <w:r>
              <w:t>age des résidus du Cracking 4 (h</w:t>
            </w:r>
            <w:r w:rsidRPr="00595396">
              <w:t>uile de Pyrolyse</w:t>
            </w:r>
            <w:r>
              <w:t>)</w:t>
            </w:r>
          </w:p>
          <w:p w:rsidR="00EF6885" w:rsidRPr="00565ABC" w:rsidRDefault="005B0143" w:rsidP="00EF6885">
            <w:pPr>
              <w:numPr>
                <w:ilvl w:val="0"/>
                <w:numId w:val="3"/>
              </w:numPr>
              <w:spacing w:before="60"/>
              <w:ind w:right="283"/>
            </w:pPr>
            <w:r w:rsidRPr="00595396">
              <w:t>B21</w:t>
            </w:r>
            <w:r>
              <w:t xml:space="preserve"> pour le stockage du </w:t>
            </w:r>
            <w:r w:rsidRPr="00565ABC">
              <w:t>FOD ou DML de la raffinerie (Gas-oil)</w:t>
            </w:r>
          </w:p>
          <w:p w:rsidR="00EF6885" w:rsidRPr="00B60C8D" w:rsidRDefault="005B0143" w:rsidP="00EF6885">
            <w:pPr>
              <w:rPr>
                <w:b/>
              </w:rPr>
            </w:pPr>
            <w:r>
              <w:t xml:space="preserve">   </w:t>
            </w:r>
          </w:p>
        </w:tc>
      </w:tr>
    </w:tbl>
    <w:p w:rsidR="00EF6885" w:rsidRPr="00EF6885" w:rsidRDefault="00EF6885" w:rsidP="00EF6885"/>
    <w:p w:rsidR="00EF6885" w:rsidRPr="00B60C8D" w:rsidRDefault="00EF6885" w:rsidP="00EF6885"/>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3B4B1E" w:rsidTr="00EF6885">
        <w:trPr>
          <w:cantSplit/>
          <w:trHeight w:hRule="exact" w:val="588"/>
        </w:trPr>
        <w:tc>
          <w:tcPr>
            <w:tcW w:w="1985" w:type="dxa"/>
            <w:vAlign w:val="center"/>
          </w:tcPr>
          <w:p w:rsidR="00EF6885" w:rsidRPr="00777654" w:rsidRDefault="005B0143" w:rsidP="00EF6885">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EF6885" w:rsidRPr="00777654" w:rsidRDefault="005B0143" w:rsidP="00EF6885">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EF6885" w:rsidRPr="00777654" w:rsidRDefault="005B0143" w:rsidP="00EF6885">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3B4B1E" w:rsidTr="00EF6885">
        <w:trPr>
          <w:cantSplit/>
          <w:trHeight w:hRule="exact" w:val="269"/>
        </w:trPr>
        <w:tc>
          <w:tcPr>
            <w:tcW w:w="1985" w:type="dxa"/>
            <w:vAlign w:val="center"/>
          </w:tcPr>
          <w:p w:rsidR="00EF6885" w:rsidRPr="00854A05" w:rsidRDefault="005B0143" w:rsidP="00EF6885">
            <w:r w:rsidRPr="00B716B9">
              <w:rPr>
                <w:rStyle w:val="datervision"/>
                <w:rFonts w:ascii="Arial" w:hAnsi="Arial"/>
                <w:szCs w:val="20"/>
              </w:rPr>
              <w:t>17/10/2014</w:t>
            </w:r>
          </w:p>
        </w:tc>
        <w:tc>
          <w:tcPr>
            <w:tcW w:w="851" w:type="dxa"/>
            <w:vAlign w:val="center"/>
          </w:tcPr>
          <w:p w:rsidR="00EF6885" w:rsidRPr="00854A05" w:rsidRDefault="005B0143" w:rsidP="00DE2AA5">
            <w:pPr>
              <w:jc w:val="center"/>
            </w:pPr>
            <w:r w:rsidRPr="00B716B9">
              <w:rPr>
                <w:sz w:val="20"/>
                <w:szCs w:val="20"/>
              </w:rPr>
              <w:t>15</w:t>
            </w:r>
          </w:p>
        </w:tc>
        <w:tc>
          <w:tcPr>
            <w:tcW w:w="7371" w:type="dxa"/>
            <w:vAlign w:val="center"/>
          </w:tcPr>
          <w:p w:rsidR="00EF6885" w:rsidRPr="0004644C" w:rsidRDefault="005B0143" w:rsidP="00EF6885">
            <w:pPr>
              <w:rPr>
                <w:rStyle w:val="libellrvision"/>
                <w:sz w:val="22"/>
              </w:rPr>
            </w:pPr>
            <w:r w:rsidRPr="00B716B9">
              <w:rPr>
                <w:sz w:val="20"/>
                <w:szCs w:val="20"/>
              </w:rPr>
              <w:t xml:space="preserve">Mise à jour </w:t>
            </w:r>
            <w:r>
              <w:rPr>
                <w:sz w:val="20"/>
                <w:szCs w:val="20"/>
              </w:rPr>
              <w:t>procédure de transfert HDP vers raffinerie</w:t>
            </w:r>
          </w:p>
        </w:tc>
      </w:tr>
      <w:tr w:rsidR="003B4B1E" w:rsidTr="00EF6885">
        <w:trPr>
          <w:cantSplit/>
          <w:trHeight w:hRule="exact" w:val="316"/>
        </w:trPr>
        <w:tc>
          <w:tcPr>
            <w:tcW w:w="1985" w:type="dxa"/>
            <w:vAlign w:val="center"/>
          </w:tcPr>
          <w:p w:rsidR="00EF6885" w:rsidRPr="007D09C9" w:rsidRDefault="005B0143" w:rsidP="00EF6885">
            <w:r w:rsidRPr="007D09C9">
              <w:rPr>
                <w:rStyle w:val="datervision"/>
                <w:rFonts w:ascii="Arial" w:hAnsi="Arial"/>
                <w:szCs w:val="20"/>
              </w:rPr>
              <w:t>14/04/2015</w:t>
            </w:r>
          </w:p>
        </w:tc>
        <w:tc>
          <w:tcPr>
            <w:tcW w:w="851" w:type="dxa"/>
            <w:vAlign w:val="center"/>
          </w:tcPr>
          <w:p w:rsidR="00EF6885" w:rsidRPr="007D09C9" w:rsidRDefault="005B0143" w:rsidP="00DE2AA5">
            <w:pPr>
              <w:jc w:val="center"/>
            </w:pPr>
            <w:r w:rsidRPr="007D09C9">
              <w:rPr>
                <w:sz w:val="20"/>
                <w:szCs w:val="20"/>
              </w:rPr>
              <w:t>16</w:t>
            </w:r>
          </w:p>
        </w:tc>
        <w:tc>
          <w:tcPr>
            <w:tcW w:w="7371" w:type="dxa"/>
            <w:vAlign w:val="center"/>
          </w:tcPr>
          <w:p w:rsidR="00EF6885" w:rsidRPr="007D09C9" w:rsidRDefault="005B0143" w:rsidP="00EF6885">
            <w:r w:rsidRPr="007D09C9">
              <w:rPr>
                <w:bCs/>
                <w:sz w:val="20"/>
                <w:szCs w:val="20"/>
              </w:rPr>
              <w:t>Modification suite à changement spécification gasoil</w:t>
            </w:r>
          </w:p>
        </w:tc>
      </w:tr>
      <w:tr w:rsidR="003B4B1E" w:rsidTr="00EF6885">
        <w:trPr>
          <w:cantSplit/>
          <w:trHeight w:hRule="exact" w:val="316"/>
        </w:trPr>
        <w:tc>
          <w:tcPr>
            <w:tcW w:w="1985" w:type="dxa"/>
            <w:vAlign w:val="center"/>
          </w:tcPr>
          <w:p w:rsidR="00EF6885" w:rsidRPr="00843363" w:rsidRDefault="005B0143" w:rsidP="00EF6885">
            <w:r w:rsidRPr="00843363">
              <w:rPr>
                <w:rStyle w:val="datervision"/>
                <w:rFonts w:ascii="Arial" w:hAnsi="Arial"/>
                <w:szCs w:val="20"/>
              </w:rPr>
              <w:t>24/02/2016</w:t>
            </w:r>
          </w:p>
        </w:tc>
        <w:tc>
          <w:tcPr>
            <w:tcW w:w="851" w:type="dxa"/>
            <w:vAlign w:val="center"/>
          </w:tcPr>
          <w:p w:rsidR="00EF6885" w:rsidRPr="00843363" w:rsidRDefault="005B0143" w:rsidP="00DE2AA5">
            <w:pPr>
              <w:jc w:val="center"/>
            </w:pPr>
            <w:r w:rsidRPr="00843363">
              <w:rPr>
                <w:sz w:val="20"/>
                <w:szCs w:val="20"/>
              </w:rPr>
              <w:t>17</w:t>
            </w:r>
          </w:p>
        </w:tc>
        <w:tc>
          <w:tcPr>
            <w:tcW w:w="7371" w:type="dxa"/>
            <w:vAlign w:val="center"/>
          </w:tcPr>
          <w:p w:rsidR="00EF6885" w:rsidRPr="00843363" w:rsidRDefault="005B0143" w:rsidP="00EF6885">
            <w:r w:rsidRPr="00843363">
              <w:rPr>
                <w:bCs/>
                <w:sz w:val="20"/>
                <w:szCs w:val="20"/>
              </w:rPr>
              <w:t>Modification suite projet prévention des débordements de bacs</w:t>
            </w:r>
          </w:p>
        </w:tc>
      </w:tr>
      <w:tr w:rsidR="00843363" w:rsidTr="00EF6885">
        <w:trPr>
          <w:cantSplit/>
          <w:trHeight w:hRule="exact" w:val="316"/>
        </w:trPr>
        <w:tc>
          <w:tcPr>
            <w:tcW w:w="1985" w:type="dxa"/>
            <w:vAlign w:val="center"/>
          </w:tcPr>
          <w:p w:rsidR="00843363" w:rsidRPr="00DE2AA5" w:rsidRDefault="00843363" w:rsidP="00EF6885">
            <w:pPr>
              <w:rPr>
                <w:rStyle w:val="datervision"/>
                <w:rFonts w:ascii="Arial" w:hAnsi="Arial"/>
                <w:szCs w:val="20"/>
              </w:rPr>
            </w:pPr>
            <w:r w:rsidRPr="00DE2AA5">
              <w:rPr>
                <w:rStyle w:val="datervision"/>
                <w:rFonts w:ascii="Arial" w:hAnsi="Arial"/>
                <w:szCs w:val="20"/>
              </w:rPr>
              <w:t>23/05/2016</w:t>
            </w:r>
          </w:p>
        </w:tc>
        <w:tc>
          <w:tcPr>
            <w:tcW w:w="851" w:type="dxa"/>
            <w:vAlign w:val="center"/>
          </w:tcPr>
          <w:p w:rsidR="00843363" w:rsidRPr="00DE2AA5" w:rsidRDefault="00843363" w:rsidP="00DE2AA5">
            <w:pPr>
              <w:jc w:val="center"/>
              <w:rPr>
                <w:sz w:val="20"/>
                <w:szCs w:val="20"/>
              </w:rPr>
            </w:pPr>
            <w:r w:rsidRPr="00DE2AA5">
              <w:rPr>
                <w:sz w:val="20"/>
                <w:szCs w:val="20"/>
              </w:rPr>
              <w:t>18</w:t>
            </w:r>
          </w:p>
        </w:tc>
        <w:tc>
          <w:tcPr>
            <w:tcW w:w="7371" w:type="dxa"/>
            <w:vAlign w:val="center"/>
          </w:tcPr>
          <w:p w:rsidR="00843363" w:rsidRPr="00DE2AA5" w:rsidRDefault="00843363" w:rsidP="00EF6885">
            <w:pPr>
              <w:rPr>
                <w:bCs/>
                <w:sz w:val="20"/>
                <w:szCs w:val="20"/>
              </w:rPr>
            </w:pPr>
            <w:r w:rsidRPr="00DE2AA5">
              <w:rPr>
                <w:bCs/>
                <w:sz w:val="20"/>
                <w:szCs w:val="20"/>
              </w:rPr>
              <w:t>Mise à jour documents cités en référence</w:t>
            </w:r>
            <w:r w:rsidR="00EF6885" w:rsidRPr="00DE2AA5">
              <w:rPr>
                <w:bCs/>
                <w:sz w:val="20"/>
                <w:szCs w:val="20"/>
              </w:rPr>
              <w:t xml:space="preserve"> + </w:t>
            </w:r>
            <w:proofErr w:type="spellStart"/>
            <w:r w:rsidR="00EF6885" w:rsidRPr="00DE2AA5">
              <w:rPr>
                <w:bCs/>
                <w:sz w:val="20"/>
                <w:szCs w:val="20"/>
              </w:rPr>
              <w:t>barémage</w:t>
            </w:r>
            <w:proofErr w:type="spellEnd"/>
            <w:r w:rsidR="00EF6885" w:rsidRPr="00DE2AA5">
              <w:rPr>
                <w:bCs/>
                <w:sz w:val="20"/>
                <w:szCs w:val="20"/>
              </w:rPr>
              <w:t xml:space="preserve"> du bac B23</w:t>
            </w:r>
          </w:p>
        </w:tc>
      </w:tr>
      <w:tr w:rsidR="00DE2AA5" w:rsidTr="00EF6885">
        <w:trPr>
          <w:cantSplit/>
          <w:trHeight w:hRule="exact" w:val="316"/>
        </w:trPr>
        <w:tc>
          <w:tcPr>
            <w:tcW w:w="1985" w:type="dxa"/>
            <w:vAlign w:val="center"/>
          </w:tcPr>
          <w:p w:rsidR="00DE2AA5" w:rsidRDefault="00820040" w:rsidP="00EF6885">
            <w:pPr>
              <w:rPr>
                <w:rStyle w:val="datervision"/>
                <w:rFonts w:ascii="Arial" w:hAnsi="Arial"/>
                <w:b/>
                <w:szCs w:val="20"/>
              </w:rPr>
            </w:pPr>
            <w:r>
              <w:rPr>
                <w:rStyle w:val="datervision"/>
                <w:rFonts w:ascii="Arial" w:hAnsi="Arial"/>
                <w:b/>
                <w:szCs w:val="20"/>
              </w:rPr>
              <w:t>01/07/2019</w:t>
            </w:r>
          </w:p>
        </w:tc>
        <w:tc>
          <w:tcPr>
            <w:tcW w:w="851" w:type="dxa"/>
            <w:vAlign w:val="center"/>
          </w:tcPr>
          <w:p w:rsidR="00DE2AA5" w:rsidRPr="00565ABC" w:rsidRDefault="00DE2AA5" w:rsidP="00DE2AA5">
            <w:pPr>
              <w:jc w:val="center"/>
              <w:rPr>
                <w:b/>
                <w:sz w:val="20"/>
                <w:szCs w:val="20"/>
              </w:rPr>
            </w:pPr>
            <w:r>
              <w:rPr>
                <w:b/>
                <w:sz w:val="20"/>
                <w:szCs w:val="20"/>
              </w:rPr>
              <w:t>19</w:t>
            </w:r>
          </w:p>
        </w:tc>
        <w:tc>
          <w:tcPr>
            <w:tcW w:w="7371" w:type="dxa"/>
            <w:vAlign w:val="center"/>
          </w:tcPr>
          <w:p w:rsidR="00DE2AA5" w:rsidRDefault="00C11491" w:rsidP="00EF6885">
            <w:pPr>
              <w:rPr>
                <w:b/>
                <w:bCs/>
                <w:sz w:val="20"/>
                <w:szCs w:val="20"/>
              </w:rPr>
            </w:pPr>
            <w:r>
              <w:rPr>
                <w:b/>
                <w:bCs/>
                <w:sz w:val="20"/>
                <w:szCs w:val="20"/>
              </w:rPr>
              <w:t>Mise à jour</w:t>
            </w:r>
          </w:p>
        </w:tc>
      </w:tr>
    </w:tbl>
    <w:p w:rsidR="00EF6885" w:rsidRDefault="00EF6885" w:rsidP="00EF6885"/>
    <w:p w:rsidR="00EF6885" w:rsidRPr="00B60C8D" w:rsidRDefault="00EF6885" w:rsidP="00EF6885"/>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3B4B1E" w:rsidTr="00EF6885">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EF6885" w:rsidRPr="00F1260A" w:rsidRDefault="005B0143" w:rsidP="00EF6885">
            <w:pPr>
              <w:jc w:val="center"/>
              <w:rPr>
                <w:b/>
              </w:rPr>
            </w:pPr>
            <w:r>
              <w:rPr>
                <w:b/>
              </w:rPr>
              <w:t>Rédigée et vérifiée</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EF6885" w:rsidRPr="00F1260A" w:rsidRDefault="005B0143" w:rsidP="00EF6885">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EF6885" w:rsidRPr="00B60C8D" w:rsidRDefault="00EF6885" w:rsidP="00EF6885"/>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EF6885" w:rsidRPr="00F1260A" w:rsidRDefault="005B0143" w:rsidP="00EF6885">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EF6885" w:rsidRPr="00F1260A" w:rsidRDefault="005B0143" w:rsidP="00EF6885">
            <w:pPr>
              <w:jc w:val="center"/>
              <w:rPr>
                <w:b/>
              </w:rPr>
            </w:pPr>
            <w:r w:rsidRPr="00F1260A">
              <w:rPr>
                <w:b/>
              </w:rPr>
              <w:t>Signature</w:t>
            </w:r>
            <w:r>
              <w:rPr>
                <w:b/>
              </w:rPr>
              <w:t> :</w:t>
            </w:r>
          </w:p>
        </w:tc>
      </w:tr>
      <w:tr w:rsidR="003B4B1E" w:rsidTr="00EF6885">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EF6885" w:rsidRPr="00E02EFD" w:rsidRDefault="005B0143" w:rsidP="00EF6885">
            <w:pPr>
              <w:jc w:val="center"/>
              <w:rPr>
                <w:sz w:val="20"/>
                <w:szCs w:val="20"/>
              </w:rPr>
            </w:pPr>
            <w:bookmarkStart w:id="7" w:name="RoleRédacteur"/>
            <w:r w:rsidRPr="00E02EFD">
              <w:rPr>
                <w:sz w:val="20"/>
                <w:szCs w:val="20"/>
              </w:rPr>
              <w:t xml:space="preserve">CHARGE EXPLOIT </w:t>
            </w:r>
            <w:bookmarkEnd w:id="7"/>
            <w:r w:rsidR="00DE2AA5">
              <w:rPr>
                <w:sz w:val="20"/>
                <w:szCs w:val="20"/>
              </w:rPr>
              <w:t>LPU</w:t>
            </w:r>
          </w:p>
          <w:p w:rsidR="00EF6885" w:rsidRPr="00DE2AA5" w:rsidRDefault="005B0143" w:rsidP="00EF6885">
            <w:pPr>
              <w:jc w:val="center"/>
              <w:rPr>
                <w:b/>
              </w:rPr>
            </w:pPr>
            <w:bookmarkStart w:id="8" w:name="Rédacteur"/>
            <w:r w:rsidRPr="00DE2AA5">
              <w:rPr>
                <w:b/>
              </w:rPr>
              <w:t>Olivier FIGIERE</w:t>
            </w:r>
            <w:bookmarkEnd w:id="8"/>
          </w:p>
        </w:tc>
        <w:tc>
          <w:tcPr>
            <w:tcW w:w="2068" w:type="dxa"/>
            <w:tcBorders>
              <w:top w:val="single" w:sz="2" w:space="0" w:color="auto"/>
              <w:left w:val="single" w:sz="2" w:space="0" w:color="auto"/>
              <w:bottom w:val="single" w:sz="2" w:space="0" w:color="auto"/>
              <w:right w:val="single" w:sz="12" w:space="0" w:color="auto"/>
            </w:tcBorders>
            <w:vAlign w:val="center"/>
          </w:tcPr>
          <w:p w:rsidR="00EF6885" w:rsidRPr="00DE2AA5" w:rsidRDefault="00DE2AA5" w:rsidP="00EF6885">
            <w:pPr>
              <w:rPr>
                <w:i/>
              </w:rPr>
            </w:pPr>
            <w:r w:rsidRPr="00DE2AA5">
              <w:rPr>
                <w:i/>
              </w:rPr>
              <w:t>Visa Informatique</w:t>
            </w:r>
          </w:p>
        </w:tc>
        <w:tc>
          <w:tcPr>
            <w:tcW w:w="236" w:type="dxa"/>
            <w:tcBorders>
              <w:top w:val="nil"/>
              <w:left w:val="single" w:sz="12" w:space="0" w:color="auto"/>
              <w:bottom w:val="nil"/>
              <w:right w:val="single" w:sz="12" w:space="0" w:color="auto"/>
            </w:tcBorders>
            <w:vAlign w:val="center"/>
          </w:tcPr>
          <w:p w:rsidR="00EF6885" w:rsidRPr="00E02EFD" w:rsidRDefault="00EF6885" w:rsidP="00EF6885"/>
        </w:tc>
        <w:tc>
          <w:tcPr>
            <w:tcW w:w="2940" w:type="dxa"/>
            <w:tcBorders>
              <w:top w:val="single" w:sz="4" w:space="0" w:color="auto"/>
              <w:left w:val="single" w:sz="12" w:space="0" w:color="auto"/>
            </w:tcBorders>
            <w:vAlign w:val="center"/>
          </w:tcPr>
          <w:p w:rsidR="00EF6885" w:rsidRPr="00E02EFD" w:rsidRDefault="00DE2AA5" w:rsidP="00EF6885">
            <w:pPr>
              <w:jc w:val="center"/>
              <w:rPr>
                <w:sz w:val="20"/>
                <w:szCs w:val="20"/>
              </w:rPr>
            </w:pPr>
            <w:bookmarkStart w:id="9" w:name="RoleApproN1"/>
            <w:r>
              <w:rPr>
                <w:sz w:val="20"/>
                <w:szCs w:val="20"/>
              </w:rPr>
              <w:t>RESPONSABLE</w:t>
            </w:r>
            <w:r w:rsidR="005B0143" w:rsidRPr="00E02EFD">
              <w:rPr>
                <w:sz w:val="20"/>
                <w:szCs w:val="20"/>
              </w:rPr>
              <w:t xml:space="preserve"> LPU</w:t>
            </w:r>
            <w:bookmarkEnd w:id="9"/>
          </w:p>
          <w:p w:rsidR="00EF6885" w:rsidRPr="00DE2AA5" w:rsidRDefault="00DE2AA5" w:rsidP="00EF6885">
            <w:pPr>
              <w:jc w:val="center"/>
              <w:rPr>
                <w:b/>
              </w:rPr>
            </w:pPr>
            <w:bookmarkStart w:id="10" w:name="Vérificateur"/>
            <w:r w:rsidRPr="00DE2AA5">
              <w:rPr>
                <w:b/>
              </w:rPr>
              <w:t>Virginie RIVIERE</w:t>
            </w:r>
            <w:bookmarkEnd w:id="10"/>
          </w:p>
        </w:tc>
        <w:tc>
          <w:tcPr>
            <w:tcW w:w="2078" w:type="dxa"/>
            <w:tcBorders>
              <w:top w:val="single" w:sz="4" w:space="0" w:color="auto"/>
              <w:right w:val="single" w:sz="12" w:space="0" w:color="auto"/>
            </w:tcBorders>
            <w:vAlign w:val="center"/>
          </w:tcPr>
          <w:p w:rsidR="00EF6885" w:rsidRPr="00E02EFD" w:rsidRDefault="00DE2AA5" w:rsidP="00EF6885">
            <w:r w:rsidRPr="00DE2AA5">
              <w:rPr>
                <w:i/>
              </w:rPr>
              <w:t>Visa Informatique</w:t>
            </w:r>
          </w:p>
        </w:tc>
      </w:tr>
      <w:tr w:rsidR="003B4B1E" w:rsidTr="00EF6885">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EF6885" w:rsidRPr="00E02EFD" w:rsidRDefault="00EF6885" w:rsidP="00EF6885">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EF6885" w:rsidRPr="00E02EFD" w:rsidRDefault="00EF6885" w:rsidP="00EF6885"/>
        </w:tc>
        <w:tc>
          <w:tcPr>
            <w:tcW w:w="236" w:type="dxa"/>
            <w:tcBorders>
              <w:top w:val="nil"/>
              <w:left w:val="single" w:sz="12" w:space="0" w:color="auto"/>
              <w:bottom w:val="nil"/>
              <w:right w:val="single" w:sz="12" w:space="0" w:color="auto"/>
            </w:tcBorders>
            <w:vAlign w:val="center"/>
          </w:tcPr>
          <w:p w:rsidR="00EF6885" w:rsidRPr="00E02EFD" w:rsidRDefault="00EF6885" w:rsidP="00EF6885"/>
        </w:tc>
        <w:tc>
          <w:tcPr>
            <w:tcW w:w="2940" w:type="dxa"/>
            <w:tcBorders>
              <w:left w:val="single" w:sz="12" w:space="0" w:color="auto"/>
            </w:tcBorders>
            <w:vAlign w:val="center"/>
          </w:tcPr>
          <w:p w:rsidR="00EF6885" w:rsidRPr="00D363DA" w:rsidRDefault="00EF6885" w:rsidP="00EF6885">
            <w:pPr>
              <w:jc w:val="center"/>
              <w:rPr>
                <w:sz w:val="20"/>
                <w:szCs w:val="20"/>
              </w:rPr>
            </w:pPr>
            <w:bookmarkStart w:id="11" w:name="RoleApproN2"/>
            <w:bookmarkEnd w:id="11"/>
          </w:p>
          <w:p w:rsidR="00EF6885" w:rsidRPr="00854A05" w:rsidRDefault="00EF6885" w:rsidP="00EF6885">
            <w:pPr>
              <w:jc w:val="center"/>
            </w:pPr>
            <w:bookmarkStart w:id="12" w:name="ApproN2"/>
            <w:bookmarkEnd w:id="12"/>
          </w:p>
        </w:tc>
        <w:tc>
          <w:tcPr>
            <w:tcW w:w="2078" w:type="dxa"/>
            <w:tcBorders>
              <w:right w:val="single" w:sz="12" w:space="0" w:color="auto"/>
            </w:tcBorders>
            <w:vAlign w:val="center"/>
          </w:tcPr>
          <w:p w:rsidR="00EF6885" w:rsidRPr="00E02EFD" w:rsidRDefault="00EF6885" w:rsidP="00EF6885"/>
        </w:tc>
      </w:tr>
      <w:tr w:rsidR="003B4B1E" w:rsidTr="00EF6885">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EF6885" w:rsidRPr="00E02EFD" w:rsidRDefault="00EF6885" w:rsidP="00DE2AA5">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EF6885" w:rsidRPr="00E02EFD" w:rsidRDefault="00EF6885" w:rsidP="00EF6885"/>
        </w:tc>
        <w:tc>
          <w:tcPr>
            <w:tcW w:w="236" w:type="dxa"/>
            <w:tcBorders>
              <w:top w:val="nil"/>
              <w:left w:val="single" w:sz="12" w:space="0" w:color="auto"/>
              <w:bottom w:val="nil"/>
              <w:right w:val="single" w:sz="12" w:space="0" w:color="auto"/>
            </w:tcBorders>
            <w:vAlign w:val="center"/>
          </w:tcPr>
          <w:p w:rsidR="00EF6885" w:rsidRPr="00E02EFD" w:rsidRDefault="00EF6885" w:rsidP="00EF6885"/>
        </w:tc>
        <w:tc>
          <w:tcPr>
            <w:tcW w:w="2940" w:type="dxa"/>
            <w:tcBorders>
              <w:left w:val="single" w:sz="12" w:space="0" w:color="auto"/>
              <w:bottom w:val="single" w:sz="12" w:space="0" w:color="auto"/>
            </w:tcBorders>
            <w:vAlign w:val="center"/>
          </w:tcPr>
          <w:p w:rsidR="00EF6885" w:rsidRPr="00D363DA" w:rsidRDefault="00EF6885" w:rsidP="00EF6885">
            <w:pPr>
              <w:jc w:val="center"/>
              <w:rPr>
                <w:sz w:val="20"/>
                <w:szCs w:val="20"/>
              </w:rPr>
            </w:pPr>
            <w:bookmarkStart w:id="13" w:name="RoleApproN3"/>
            <w:bookmarkEnd w:id="13"/>
          </w:p>
          <w:p w:rsidR="00EF6885" w:rsidRPr="00854A05" w:rsidRDefault="00EF6885" w:rsidP="00EF6885">
            <w:pPr>
              <w:jc w:val="center"/>
            </w:pPr>
            <w:bookmarkStart w:id="14" w:name="ApproN3"/>
            <w:bookmarkEnd w:id="14"/>
          </w:p>
        </w:tc>
        <w:tc>
          <w:tcPr>
            <w:tcW w:w="2078" w:type="dxa"/>
            <w:tcBorders>
              <w:bottom w:val="single" w:sz="12" w:space="0" w:color="auto"/>
              <w:right w:val="single" w:sz="12" w:space="0" w:color="auto"/>
            </w:tcBorders>
            <w:vAlign w:val="center"/>
          </w:tcPr>
          <w:p w:rsidR="00EF6885" w:rsidRPr="00854A05" w:rsidRDefault="00EF6885" w:rsidP="00EF6885"/>
        </w:tc>
      </w:tr>
    </w:tbl>
    <w:p w:rsidR="00EF6885" w:rsidRPr="00CC3293" w:rsidRDefault="00EF6885" w:rsidP="00EF6885">
      <w:pPr>
        <w:sectPr w:rsidR="00EF6885" w:rsidRPr="00CC3293" w:rsidSect="00EF6885">
          <w:footerReference w:type="default" r:id="rId8"/>
          <w:pgSz w:w="11906" w:h="16838" w:code="9"/>
          <w:pgMar w:top="709" w:right="1418" w:bottom="1134" w:left="1418" w:header="851" w:footer="720" w:gutter="0"/>
          <w:cols w:space="720"/>
        </w:sectPr>
      </w:pPr>
    </w:p>
    <w:p w:rsidR="00EF6885" w:rsidRDefault="00EF6885" w:rsidP="00EF6885">
      <w:bookmarkStart w:id="15" w:name="Sommaire"/>
      <w:bookmarkEnd w:id="15"/>
    </w:p>
    <w:p w:rsidR="00EF6885" w:rsidRPr="00B60C8D" w:rsidRDefault="005B0143" w:rsidP="00EF6885">
      <w:pPr>
        <w:jc w:val="center"/>
        <w:rPr>
          <w:b/>
          <w:bCs/>
          <w:sz w:val="36"/>
        </w:rPr>
      </w:pPr>
      <w:r w:rsidRPr="00B60C8D">
        <w:rPr>
          <w:b/>
          <w:bCs/>
          <w:sz w:val="36"/>
        </w:rPr>
        <w:t>Sommaire</w:t>
      </w:r>
    </w:p>
    <w:p w:rsidR="00EF6885" w:rsidRPr="00B60C8D" w:rsidRDefault="00EF6885" w:rsidP="00EF6885"/>
    <w:p w:rsidR="00EF6885" w:rsidRPr="00B60C8D" w:rsidRDefault="00EF6885" w:rsidP="00EF6885"/>
    <w:p w:rsidR="00BC31A7" w:rsidRDefault="00F072FE">
      <w:pPr>
        <w:pStyle w:val="TM1"/>
        <w:rPr>
          <w:rFonts w:asciiTheme="minorHAnsi" w:eastAsiaTheme="minorEastAsia" w:hAnsiTheme="minorHAnsi" w:cstheme="minorBidi"/>
          <w:b w:val="0"/>
          <w:bCs w:val="0"/>
          <w:caps w:val="0"/>
          <w:noProof/>
          <w:szCs w:val="22"/>
          <w:lang w:val="en-US"/>
        </w:rPr>
      </w:pPr>
      <w:r w:rsidRPr="003B0C7D">
        <w:fldChar w:fldCharType="begin"/>
      </w:r>
      <w:r w:rsidR="005B0143" w:rsidRPr="003B0C7D">
        <w:instrText xml:space="preserve"> TOC \o "1-3" \h \z \u </w:instrText>
      </w:r>
      <w:r w:rsidRPr="003B0C7D">
        <w:fldChar w:fldCharType="separate"/>
      </w:r>
      <w:hyperlink w:anchor="_Toc12880520" w:history="1">
        <w:r w:rsidR="00BC31A7" w:rsidRPr="00B972DF">
          <w:rPr>
            <w:rStyle w:val="Lienhypertexte"/>
            <w:noProof/>
          </w:rPr>
          <w:t>1.</w:t>
        </w:r>
        <w:r w:rsidR="00BC31A7">
          <w:rPr>
            <w:rFonts w:asciiTheme="minorHAnsi" w:eastAsiaTheme="minorEastAsia" w:hAnsiTheme="minorHAnsi" w:cstheme="minorBidi"/>
            <w:b w:val="0"/>
            <w:bCs w:val="0"/>
            <w:caps w:val="0"/>
            <w:noProof/>
            <w:szCs w:val="22"/>
            <w:lang w:val="en-US"/>
          </w:rPr>
          <w:tab/>
        </w:r>
        <w:r w:rsidR="00BC31A7" w:rsidRPr="00B972DF">
          <w:rPr>
            <w:rStyle w:val="Lienhypertexte"/>
            <w:noProof/>
          </w:rPr>
          <w:t>Définitions et abréviations</w:t>
        </w:r>
        <w:r w:rsidR="00BC31A7">
          <w:rPr>
            <w:noProof/>
            <w:webHidden/>
          </w:rPr>
          <w:tab/>
        </w:r>
        <w:r w:rsidR="00BC31A7">
          <w:rPr>
            <w:noProof/>
            <w:webHidden/>
          </w:rPr>
          <w:fldChar w:fldCharType="begin"/>
        </w:r>
        <w:r w:rsidR="00BC31A7">
          <w:rPr>
            <w:noProof/>
            <w:webHidden/>
          </w:rPr>
          <w:instrText xml:space="preserve"> PAGEREF _Toc12880520 \h </w:instrText>
        </w:r>
        <w:r w:rsidR="00BC31A7">
          <w:rPr>
            <w:noProof/>
            <w:webHidden/>
          </w:rPr>
        </w:r>
        <w:r w:rsidR="00BC31A7">
          <w:rPr>
            <w:noProof/>
            <w:webHidden/>
          </w:rPr>
          <w:fldChar w:fldCharType="separate"/>
        </w:r>
        <w:r w:rsidR="00BC31A7">
          <w:rPr>
            <w:noProof/>
            <w:webHidden/>
          </w:rPr>
          <w:t>3</w:t>
        </w:r>
        <w:r w:rsidR="00BC31A7">
          <w:rPr>
            <w:noProof/>
            <w:webHidden/>
          </w:rPr>
          <w:fldChar w:fldCharType="end"/>
        </w:r>
      </w:hyperlink>
    </w:p>
    <w:p w:rsidR="00BC31A7" w:rsidRDefault="00BC31A7">
      <w:pPr>
        <w:pStyle w:val="TM1"/>
        <w:rPr>
          <w:rFonts w:asciiTheme="minorHAnsi" w:eastAsiaTheme="minorEastAsia" w:hAnsiTheme="minorHAnsi" w:cstheme="minorBidi"/>
          <w:b w:val="0"/>
          <w:bCs w:val="0"/>
          <w:caps w:val="0"/>
          <w:noProof/>
          <w:szCs w:val="22"/>
          <w:lang w:val="en-US"/>
        </w:rPr>
      </w:pPr>
      <w:hyperlink w:anchor="_Toc12880521" w:history="1">
        <w:r w:rsidRPr="00B972DF">
          <w:rPr>
            <w:rStyle w:val="Lienhypertexte"/>
            <w:noProof/>
          </w:rPr>
          <w:t>2.</w:t>
        </w:r>
        <w:r>
          <w:rPr>
            <w:rFonts w:asciiTheme="minorHAnsi" w:eastAsiaTheme="minorEastAsia" w:hAnsiTheme="minorHAnsi" w:cstheme="minorBidi"/>
            <w:b w:val="0"/>
            <w:bCs w:val="0"/>
            <w:caps w:val="0"/>
            <w:noProof/>
            <w:szCs w:val="22"/>
            <w:lang w:val="en-US"/>
          </w:rPr>
          <w:tab/>
        </w:r>
        <w:r w:rsidRPr="00B972DF">
          <w:rPr>
            <w:rStyle w:val="Lienhypertexte"/>
            <w:noProof/>
          </w:rPr>
          <w:t>Documents cités en référence</w:t>
        </w:r>
        <w:r>
          <w:rPr>
            <w:noProof/>
            <w:webHidden/>
          </w:rPr>
          <w:tab/>
        </w:r>
        <w:r>
          <w:rPr>
            <w:noProof/>
            <w:webHidden/>
          </w:rPr>
          <w:fldChar w:fldCharType="begin"/>
        </w:r>
        <w:r>
          <w:rPr>
            <w:noProof/>
            <w:webHidden/>
          </w:rPr>
          <w:instrText xml:space="preserve"> PAGEREF _Toc12880521 \h </w:instrText>
        </w:r>
        <w:r>
          <w:rPr>
            <w:noProof/>
            <w:webHidden/>
          </w:rPr>
        </w:r>
        <w:r>
          <w:rPr>
            <w:noProof/>
            <w:webHidden/>
          </w:rPr>
          <w:fldChar w:fldCharType="separate"/>
        </w:r>
        <w:r>
          <w:rPr>
            <w:noProof/>
            <w:webHidden/>
          </w:rPr>
          <w:t>3</w:t>
        </w:r>
        <w:r>
          <w:rPr>
            <w:noProof/>
            <w:webHidden/>
          </w:rPr>
          <w:fldChar w:fldCharType="end"/>
        </w:r>
      </w:hyperlink>
    </w:p>
    <w:p w:rsidR="00BC31A7" w:rsidRDefault="00BC31A7">
      <w:pPr>
        <w:pStyle w:val="TM1"/>
        <w:rPr>
          <w:rFonts w:asciiTheme="minorHAnsi" w:eastAsiaTheme="minorEastAsia" w:hAnsiTheme="minorHAnsi" w:cstheme="minorBidi"/>
          <w:b w:val="0"/>
          <w:bCs w:val="0"/>
          <w:caps w:val="0"/>
          <w:noProof/>
          <w:szCs w:val="22"/>
          <w:lang w:val="en-US"/>
        </w:rPr>
      </w:pPr>
      <w:hyperlink w:anchor="_Toc12880522" w:history="1">
        <w:r w:rsidRPr="00B972DF">
          <w:rPr>
            <w:rStyle w:val="Lienhypertexte"/>
            <w:noProof/>
          </w:rPr>
          <w:t>3.</w:t>
        </w:r>
        <w:r>
          <w:rPr>
            <w:rFonts w:asciiTheme="minorHAnsi" w:eastAsiaTheme="minorEastAsia" w:hAnsiTheme="minorHAnsi" w:cstheme="minorBidi"/>
            <w:b w:val="0"/>
            <w:bCs w:val="0"/>
            <w:caps w:val="0"/>
            <w:noProof/>
            <w:szCs w:val="22"/>
            <w:lang w:val="en-US"/>
          </w:rPr>
          <w:tab/>
        </w:r>
        <w:r w:rsidRPr="00B972DF">
          <w:rPr>
            <w:rStyle w:val="Lienhypertexte"/>
            <w:noProof/>
          </w:rPr>
          <w:t>RESPONSABILITES</w:t>
        </w:r>
        <w:r>
          <w:rPr>
            <w:noProof/>
            <w:webHidden/>
          </w:rPr>
          <w:tab/>
        </w:r>
        <w:r>
          <w:rPr>
            <w:noProof/>
            <w:webHidden/>
          </w:rPr>
          <w:fldChar w:fldCharType="begin"/>
        </w:r>
        <w:r>
          <w:rPr>
            <w:noProof/>
            <w:webHidden/>
          </w:rPr>
          <w:instrText xml:space="preserve"> PAGEREF _Toc12880522 \h </w:instrText>
        </w:r>
        <w:r>
          <w:rPr>
            <w:noProof/>
            <w:webHidden/>
          </w:rPr>
        </w:r>
        <w:r>
          <w:rPr>
            <w:noProof/>
            <w:webHidden/>
          </w:rPr>
          <w:fldChar w:fldCharType="separate"/>
        </w:r>
        <w:r>
          <w:rPr>
            <w:noProof/>
            <w:webHidden/>
          </w:rPr>
          <w:t>3</w:t>
        </w:r>
        <w:r>
          <w:rPr>
            <w:noProof/>
            <w:webHidden/>
          </w:rPr>
          <w:fldChar w:fldCharType="end"/>
        </w:r>
      </w:hyperlink>
    </w:p>
    <w:p w:rsidR="00BC31A7" w:rsidRDefault="00BC31A7">
      <w:pPr>
        <w:pStyle w:val="TM1"/>
        <w:rPr>
          <w:rFonts w:asciiTheme="minorHAnsi" w:eastAsiaTheme="minorEastAsia" w:hAnsiTheme="minorHAnsi" w:cstheme="minorBidi"/>
          <w:b w:val="0"/>
          <w:bCs w:val="0"/>
          <w:caps w:val="0"/>
          <w:noProof/>
          <w:szCs w:val="22"/>
          <w:lang w:val="en-US"/>
        </w:rPr>
      </w:pPr>
      <w:hyperlink w:anchor="_Toc12880523" w:history="1">
        <w:r w:rsidRPr="00B972DF">
          <w:rPr>
            <w:rStyle w:val="Lienhypertexte"/>
            <w:noProof/>
          </w:rPr>
          <w:t>4.</w:t>
        </w:r>
        <w:r>
          <w:rPr>
            <w:rFonts w:asciiTheme="minorHAnsi" w:eastAsiaTheme="minorEastAsia" w:hAnsiTheme="minorHAnsi" w:cstheme="minorBidi"/>
            <w:b w:val="0"/>
            <w:bCs w:val="0"/>
            <w:caps w:val="0"/>
            <w:noProof/>
            <w:szCs w:val="22"/>
            <w:lang w:val="en-US"/>
          </w:rPr>
          <w:tab/>
        </w:r>
        <w:r w:rsidRPr="00B972DF">
          <w:rPr>
            <w:rStyle w:val="Lienhypertexte"/>
            <w:noProof/>
          </w:rPr>
          <w:t>SECURITE</w:t>
        </w:r>
        <w:r>
          <w:rPr>
            <w:noProof/>
            <w:webHidden/>
          </w:rPr>
          <w:tab/>
        </w:r>
        <w:r>
          <w:rPr>
            <w:noProof/>
            <w:webHidden/>
          </w:rPr>
          <w:fldChar w:fldCharType="begin"/>
        </w:r>
        <w:r>
          <w:rPr>
            <w:noProof/>
            <w:webHidden/>
          </w:rPr>
          <w:instrText xml:space="preserve"> PAGEREF _Toc12880523 \h </w:instrText>
        </w:r>
        <w:r>
          <w:rPr>
            <w:noProof/>
            <w:webHidden/>
          </w:rPr>
        </w:r>
        <w:r>
          <w:rPr>
            <w:noProof/>
            <w:webHidden/>
          </w:rPr>
          <w:fldChar w:fldCharType="separate"/>
        </w:r>
        <w:r>
          <w:rPr>
            <w:noProof/>
            <w:webHidden/>
          </w:rPr>
          <w:t>4</w:t>
        </w:r>
        <w:r>
          <w:rPr>
            <w:noProof/>
            <w:webHidden/>
          </w:rPr>
          <w:fldChar w:fldCharType="end"/>
        </w:r>
      </w:hyperlink>
    </w:p>
    <w:p w:rsidR="00BC31A7" w:rsidRDefault="00BC31A7">
      <w:pPr>
        <w:pStyle w:val="TM1"/>
        <w:rPr>
          <w:rFonts w:asciiTheme="minorHAnsi" w:eastAsiaTheme="minorEastAsia" w:hAnsiTheme="minorHAnsi" w:cstheme="minorBidi"/>
          <w:b w:val="0"/>
          <w:bCs w:val="0"/>
          <w:caps w:val="0"/>
          <w:noProof/>
          <w:szCs w:val="22"/>
          <w:lang w:val="en-US"/>
        </w:rPr>
      </w:pPr>
      <w:hyperlink w:anchor="_Toc12880524" w:history="1">
        <w:r w:rsidRPr="00B972DF">
          <w:rPr>
            <w:rStyle w:val="Lienhypertexte"/>
            <w:noProof/>
          </w:rPr>
          <w:t>5.</w:t>
        </w:r>
        <w:r>
          <w:rPr>
            <w:rFonts w:asciiTheme="minorHAnsi" w:eastAsiaTheme="minorEastAsia" w:hAnsiTheme="minorHAnsi" w:cstheme="minorBidi"/>
            <w:b w:val="0"/>
            <w:bCs w:val="0"/>
            <w:caps w:val="0"/>
            <w:noProof/>
            <w:szCs w:val="22"/>
            <w:lang w:val="en-US"/>
          </w:rPr>
          <w:tab/>
        </w:r>
        <w:r w:rsidRPr="00B972DF">
          <w:rPr>
            <w:rStyle w:val="Lienhypertexte"/>
            <w:noProof/>
          </w:rPr>
          <w:t>PROCEDURES D’EXPLOITATION</w:t>
        </w:r>
        <w:r>
          <w:rPr>
            <w:noProof/>
            <w:webHidden/>
          </w:rPr>
          <w:tab/>
        </w:r>
        <w:r>
          <w:rPr>
            <w:noProof/>
            <w:webHidden/>
          </w:rPr>
          <w:fldChar w:fldCharType="begin"/>
        </w:r>
        <w:r>
          <w:rPr>
            <w:noProof/>
            <w:webHidden/>
          </w:rPr>
          <w:instrText xml:space="preserve"> PAGEREF _Toc12880524 \h </w:instrText>
        </w:r>
        <w:r>
          <w:rPr>
            <w:noProof/>
            <w:webHidden/>
          </w:rPr>
        </w:r>
        <w:r>
          <w:rPr>
            <w:noProof/>
            <w:webHidden/>
          </w:rPr>
          <w:fldChar w:fldCharType="separate"/>
        </w:r>
        <w:r>
          <w:rPr>
            <w:noProof/>
            <w:webHidden/>
          </w:rPr>
          <w:t>5</w:t>
        </w:r>
        <w:r>
          <w:rPr>
            <w:noProof/>
            <w:webHidden/>
          </w:rPr>
          <w:fldChar w:fldCharType="end"/>
        </w:r>
      </w:hyperlink>
    </w:p>
    <w:p w:rsidR="00BC31A7" w:rsidRDefault="00BC31A7">
      <w:pPr>
        <w:pStyle w:val="TM1"/>
        <w:rPr>
          <w:rFonts w:asciiTheme="minorHAnsi" w:eastAsiaTheme="minorEastAsia" w:hAnsiTheme="minorHAnsi" w:cstheme="minorBidi"/>
          <w:b w:val="0"/>
          <w:bCs w:val="0"/>
          <w:caps w:val="0"/>
          <w:noProof/>
          <w:szCs w:val="22"/>
          <w:lang w:val="en-US"/>
        </w:rPr>
      </w:pPr>
      <w:hyperlink w:anchor="_Toc12880525" w:history="1">
        <w:r w:rsidRPr="00B972DF">
          <w:rPr>
            <w:rStyle w:val="Lienhypertexte"/>
            <w:noProof/>
          </w:rPr>
          <w:t>6.</w:t>
        </w:r>
        <w:r>
          <w:rPr>
            <w:rFonts w:asciiTheme="minorHAnsi" w:eastAsiaTheme="minorEastAsia" w:hAnsiTheme="minorHAnsi" w:cstheme="minorBidi"/>
            <w:b w:val="0"/>
            <w:bCs w:val="0"/>
            <w:caps w:val="0"/>
            <w:noProof/>
            <w:szCs w:val="22"/>
            <w:lang w:val="en-US"/>
          </w:rPr>
          <w:tab/>
        </w:r>
        <w:r w:rsidRPr="00B972DF">
          <w:rPr>
            <w:rStyle w:val="Lienhypertexte"/>
            <w:noProof/>
          </w:rPr>
          <w:t>CARACTERISTIQUES DES POMPES GA401/400/400S</w:t>
        </w:r>
        <w:r>
          <w:rPr>
            <w:noProof/>
            <w:webHidden/>
          </w:rPr>
          <w:tab/>
        </w:r>
        <w:r>
          <w:rPr>
            <w:noProof/>
            <w:webHidden/>
          </w:rPr>
          <w:fldChar w:fldCharType="begin"/>
        </w:r>
        <w:r>
          <w:rPr>
            <w:noProof/>
            <w:webHidden/>
          </w:rPr>
          <w:instrText xml:space="preserve"> PAGEREF _Toc12880525 \h </w:instrText>
        </w:r>
        <w:r>
          <w:rPr>
            <w:noProof/>
            <w:webHidden/>
          </w:rPr>
        </w:r>
        <w:r>
          <w:rPr>
            <w:noProof/>
            <w:webHidden/>
          </w:rPr>
          <w:fldChar w:fldCharType="separate"/>
        </w:r>
        <w:r>
          <w:rPr>
            <w:noProof/>
            <w:webHidden/>
          </w:rPr>
          <w:t>10</w:t>
        </w:r>
        <w:r>
          <w:rPr>
            <w:noProof/>
            <w:webHidden/>
          </w:rPr>
          <w:fldChar w:fldCharType="end"/>
        </w:r>
      </w:hyperlink>
    </w:p>
    <w:p w:rsidR="00BC31A7" w:rsidRDefault="00BC31A7">
      <w:pPr>
        <w:pStyle w:val="TM1"/>
        <w:rPr>
          <w:rFonts w:asciiTheme="minorHAnsi" w:eastAsiaTheme="minorEastAsia" w:hAnsiTheme="minorHAnsi" w:cstheme="minorBidi"/>
          <w:b w:val="0"/>
          <w:bCs w:val="0"/>
          <w:caps w:val="0"/>
          <w:noProof/>
          <w:szCs w:val="22"/>
          <w:lang w:val="en-US"/>
        </w:rPr>
      </w:pPr>
      <w:hyperlink w:anchor="_Toc12880526" w:history="1">
        <w:r w:rsidRPr="00B972DF">
          <w:rPr>
            <w:rStyle w:val="Lienhypertexte"/>
            <w:noProof/>
          </w:rPr>
          <w:t>7.</w:t>
        </w:r>
        <w:r>
          <w:rPr>
            <w:rFonts w:asciiTheme="minorHAnsi" w:eastAsiaTheme="minorEastAsia" w:hAnsiTheme="minorHAnsi" w:cstheme="minorBidi"/>
            <w:b w:val="0"/>
            <w:bCs w:val="0"/>
            <w:caps w:val="0"/>
            <w:noProof/>
            <w:szCs w:val="22"/>
            <w:lang w:val="en-US"/>
          </w:rPr>
          <w:tab/>
        </w:r>
        <w:r w:rsidRPr="00B972DF">
          <w:rPr>
            <w:rStyle w:val="Lienhypertexte"/>
            <w:noProof/>
          </w:rPr>
          <w:t>ANNEXE 1 : TABLEAU RECAPITULATIF DES EQUIPEMENTS DES BACS</w:t>
        </w:r>
        <w:r>
          <w:rPr>
            <w:noProof/>
            <w:webHidden/>
          </w:rPr>
          <w:tab/>
        </w:r>
        <w:r>
          <w:rPr>
            <w:noProof/>
            <w:webHidden/>
          </w:rPr>
          <w:fldChar w:fldCharType="begin"/>
        </w:r>
        <w:r>
          <w:rPr>
            <w:noProof/>
            <w:webHidden/>
          </w:rPr>
          <w:instrText xml:space="preserve"> PAGEREF _Toc12880526 \h </w:instrText>
        </w:r>
        <w:r>
          <w:rPr>
            <w:noProof/>
            <w:webHidden/>
          </w:rPr>
        </w:r>
        <w:r>
          <w:rPr>
            <w:noProof/>
            <w:webHidden/>
          </w:rPr>
          <w:fldChar w:fldCharType="separate"/>
        </w:r>
        <w:r>
          <w:rPr>
            <w:noProof/>
            <w:webHidden/>
          </w:rPr>
          <w:t>11</w:t>
        </w:r>
        <w:r>
          <w:rPr>
            <w:noProof/>
            <w:webHidden/>
          </w:rPr>
          <w:fldChar w:fldCharType="end"/>
        </w:r>
      </w:hyperlink>
    </w:p>
    <w:p w:rsidR="00BC31A7" w:rsidRDefault="00BC31A7">
      <w:pPr>
        <w:pStyle w:val="TM1"/>
        <w:rPr>
          <w:rFonts w:asciiTheme="minorHAnsi" w:eastAsiaTheme="minorEastAsia" w:hAnsiTheme="minorHAnsi" w:cstheme="minorBidi"/>
          <w:b w:val="0"/>
          <w:bCs w:val="0"/>
          <w:caps w:val="0"/>
          <w:noProof/>
          <w:szCs w:val="22"/>
          <w:lang w:val="en-US"/>
        </w:rPr>
      </w:pPr>
      <w:hyperlink w:anchor="_Toc12880527" w:history="1">
        <w:r w:rsidRPr="00B972DF">
          <w:rPr>
            <w:rStyle w:val="Lienhypertexte"/>
            <w:noProof/>
          </w:rPr>
          <w:t>8.</w:t>
        </w:r>
        <w:r>
          <w:rPr>
            <w:rFonts w:asciiTheme="minorHAnsi" w:eastAsiaTheme="minorEastAsia" w:hAnsiTheme="minorHAnsi" w:cstheme="minorBidi"/>
            <w:b w:val="0"/>
            <w:bCs w:val="0"/>
            <w:caps w:val="0"/>
            <w:noProof/>
            <w:szCs w:val="22"/>
            <w:lang w:val="en-US"/>
          </w:rPr>
          <w:tab/>
        </w:r>
        <w:r w:rsidRPr="00B972DF">
          <w:rPr>
            <w:rStyle w:val="Lienhypertexte"/>
            <w:noProof/>
          </w:rPr>
          <w:t>ANNEXE 2 : FICHE DE MOUVEMENTS DE BACS</w:t>
        </w:r>
        <w:r>
          <w:rPr>
            <w:noProof/>
            <w:webHidden/>
          </w:rPr>
          <w:tab/>
        </w:r>
        <w:r>
          <w:rPr>
            <w:noProof/>
            <w:webHidden/>
          </w:rPr>
          <w:fldChar w:fldCharType="begin"/>
        </w:r>
        <w:r>
          <w:rPr>
            <w:noProof/>
            <w:webHidden/>
          </w:rPr>
          <w:instrText xml:space="preserve"> PAGEREF _Toc12880527 \h </w:instrText>
        </w:r>
        <w:r>
          <w:rPr>
            <w:noProof/>
            <w:webHidden/>
          </w:rPr>
        </w:r>
        <w:r>
          <w:rPr>
            <w:noProof/>
            <w:webHidden/>
          </w:rPr>
          <w:fldChar w:fldCharType="separate"/>
        </w:r>
        <w:r>
          <w:rPr>
            <w:noProof/>
            <w:webHidden/>
          </w:rPr>
          <w:t>12</w:t>
        </w:r>
        <w:r>
          <w:rPr>
            <w:noProof/>
            <w:webHidden/>
          </w:rPr>
          <w:fldChar w:fldCharType="end"/>
        </w:r>
      </w:hyperlink>
    </w:p>
    <w:p w:rsidR="00BC31A7" w:rsidRDefault="00BC31A7">
      <w:pPr>
        <w:pStyle w:val="TM1"/>
        <w:rPr>
          <w:rFonts w:asciiTheme="minorHAnsi" w:eastAsiaTheme="minorEastAsia" w:hAnsiTheme="minorHAnsi" w:cstheme="minorBidi"/>
          <w:b w:val="0"/>
          <w:bCs w:val="0"/>
          <w:caps w:val="0"/>
          <w:noProof/>
          <w:szCs w:val="22"/>
          <w:lang w:val="en-US"/>
        </w:rPr>
      </w:pPr>
      <w:hyperlink w:anchor="_Toc12880528" w:history="1">
        <w:r w:rsidRPr="00B972DF">
          <w:rPr>
            <w:rStyle w:val="Lienhypertexte"/>
            <w:noProof/>
          </w:rPr>
          <w:t>9.</w:t>
        </w:r>
        <w:r>
          <w:rPr>
            <w:rFonts w:asciiTheme="minorHAnsi" w:eastAsiaTheme="minorEastAsia" w:hAnsiTheme="minorHAnsi" w:cstheme="minorBidi"/>
            <w:b w:val="0"/>
            <w:bCs w:val="0"/>
            <w:caps w:val="0"/>
            <w:noProof/>
            <w:szCs w:val="22"/>
            <w:lang w:val="en-US"/>
          </w:rPr>
          <w:tab/>
        </w:r>
        <w:r w:rsidRPr="00B972DF">
          <w:rPr>
            <w:rStyle w:val="Lienhypertexte"/>
            <w:noProof/>
          </w:rPr>
          <w:t>ANNEXE 3 : ancienne procédure du chargement CAMIONS</w:t>
        </w:r>
        <w:r>
          <w:rPr>
            <w:noProof/>
            <w:webHidden/>
          </w:rPr>
          <w:tab/>
        </w:r>
        <w:r>
          <w:rPr>
            <w:noProof/>
            <w:webHidden/>
          </w:rPr>
          <w:fldChar w:fldCharType="begin"/>
        </w:r>
        <w:r>
          <w:rPr>
            <w:noProof/>
            <w:webHidden/>
          </w:rPr>
          <w:instrText xml:space="preserve"> PAGEREF _Toc12880528 \h </w:instrText>
        </w:r>
        <w:r>
          <w:rPr>
            <w:noProof/>
            <w:webHidden/>
          </w:rPr>
        </w:r>
        <w:r>
          <w:rPr>
            <w:noProof/>
            <w:webHidden/>
          </w:rPr>
          <w:fldChar w:fldCharType="separate"/>
        </w:r>
        <w:r>
          <w:rPr>
            <w:noProof/>
            <w:webHidden/>
          </w:rPr>
          <w:t>13</w:t>
        </w:r>
        <w:r>
          <w:rPr>
            <w:noProof/>
            <w:webHidden/>
          </w:rPr>
          <w:fldChar w:fldCharType="end"/>
        </w:r>
      </w:hyperlink>
    </w:p>
    <w:p w:rsidR="00BC31A7" w:rsidRDefault="00BC31A7">
      <w:pPr>
        <w:pStyle w:val="TM1"/>
        <w:rPr>
          <w:rFonts w:asciiTheme="minorHAnsi" w:eastAsiaTheme="minorEastAsia" w:hAnsiTheme="minorHAnsi" w:cstheme="minorBidi"/>
          <w:b w:val="0"/>
          <w:bCs w:val="0"/>
          <w:caps w:val="0"/>
          <w:noProof/>
          <w:szCs w:val="22"/>
          <w:lang w:val="en-US"/>
        </w:rPr>
      </w:pPr>
      <w:hyperlink w:anchor="_Toc12880529" w:history="1">
        <w:r w:rsidRPr="00B972DF">
          <w:rPr>
            <w:rStyle w:val="Lienhypertexte"/>
            <w:noProof/>
          </w:rPr>
          <w:t>10.</w:t>
        </w:r>
        <w:r>
          <w:rPr>
            <w:rFonts w:asciiTheme="minorHAnsi" w:eastAsiaTheme="minorEastAsia" w:hAnsiTheme="minorHAnsi" w:cstheme="minorBidi"/>
            <w:b w:val="0"/>
            <w:bCs w:val="0"/>
            <w:caps w:val="0"/>
            <w:noProof/>
            <w:szCs w:val="22"/>
            <w:lang w:val="en-US"/>
          </w:rPr>
          <w:tab/>
        </w:r>
        <w:r w:rsidRPr="00B972DF">
          <w:rPr>
            <w:rStyle w:val="Lienhypertexte"/>
            <w:noProof/>
          </w:rPr>
          <w:t>ANNEXE 4 : SPECIFICATIONS PRODUITS FOD et DML</w:t>
        </w:r>
        <w:r>
          <w:rPr>
            <w:noProof/>
            <w:webHidden/>
          </w:rPr>
          <w:tab/>
        </w:r>
        <w:r>
          <w:rPr>
            <w:noProof/>
            <w:webHidden/>
          </w:rPr>
          <w:fldChar w:fldCharType="begin"/>
        </w:r>
        <w:r>
          <w:rPr>
            <w:noProof/>
            <w:webHidden/>
          </w:rPr>
          <w:instrText xml:space="preserve"> PAGEREF _Toc12880529 \h </w:instrText>
        </w:r>
        <w:r>
          <w:rPr>
            <w:noProof/>
            <w:webHidden/>
          </w:rPr>
        </w:r>
        <w:r>
          <w:rPr>
            <w:noProof/>
            <w:webHidden/>
          </w:rPr>
          <w:fldChar w:fldCharType="separate"/>
        </w:r>
        <w:r>
          <w:rPr>
            <w:noProof/>
            <w:webHidden/>
          </w:rPr>
          <w:t>14</w:t>
        </w:r>
        <w:r>
          <w:rPr>
            <w:noProof/>
            <w:webHidden/>
          </w:rPr>
          <w:fldChar w:fldCharType="end"/>
        </w:r>
      </w:hyperlink>
    </w:p>
    <w:p w:rsidR="003B4B1E" w:rsidRPr="003B0C7D" w:rsidRDefault="00F072FE" w:rsidP="00EF6885">
      <w:r w:rsidRPr="003B0C7D">
        <w:fldChar w:fldCharType="end"/>
      </w:r>
    </w:p>
    <w:p w:rsidR="00EF6885" w:rsidRDefault="00EF6885" w:rsidP="00EF6885"/>
    <w:p w:rsidR="00EF6885" w:rsidRPr="00377795" w:rsidRDefault="005B0143" w:rsidP="00EF6885">
      <w:pPr>
        <w:pStyle w:val="Titre1"/>
        <w:numPr>
          <w:ilvl w:val="0"/>
          <w:numId w:val="0"/>
        </w:numPr>
        <w:ind w:left="360" w:hanging="360"/>
      </w:pPr>
      <w:r>
        <w:br w:type="page"/>
      </w:r>
      <w:bookmarkStart w:id="16" w:name="_GoBack"/>
      <w:bookmarkEnd w:id="16"/>
    </w:p>
    <w:p w:rsidR="00EF6885" w:rsidRPr="00D64433" w:rsidRDefault="00BC31A7" w:rsidP="00EF6885">
      <w:pPr>
        <w:pStyle w:val="Titre1"/>
        <w:numPr>
          <w:ilvl w:val="0"/>
          <w:numId w:val="4"/>
        </w:numPr>
        <w:tabs>
          <w:tab w:val="clear" w:pos="851"/>
        </w:tabs>
        <w:rPr>
          <w:sz w:val="28"/>
          <w:szCs w:val="28"/>
        </w:rPr>
      </w:pPr>
      <w:hyperlink w:anchor="Sommaire" w:history="1">
        <w:bookmarkStart w:id="17" w:name="_Toc256000003"/>
        <w:bookmarkStart w:id="18" w:name="_Toc256000000"/>
        <w:bookmarkStart w:id="19" w:name="_Toc419980234"/>
        <w:bookmarkStart w:id="20" w:name="_Toc423351229"/>
        <w:bookmarkStart w:id="21" w:name="_Toc448156353"/>
        <w:bookmarkStart w:id="22" w:name="_Toc12880520"/>
        <w:r w:rsidR="005B0143" w:rsidRPr="00D64433">
          <w:rPr>
            <w:sz w:val="28"/>
            <w:szCs w:val="28"/>
          </w:rPr>
          <w:t>Définitions</w:t>
        </w:r>
      </w:hyperlink>
      <w:r w:rsidR="005B0143" w:rsidRPr="00D64433">
        <w:rPr>
          <w:sz w:val="28"/>
          <w:szCs w:val="28"/>
        </w:rPr>
        <w:t xml:space="preserve"> et abréviations</w:t>
      </w:r>
      <w:bookmarkEnd w:id="17"/>
      <w:bookmarkEnd w:id="18"/>
      <w:bookmarkEnd w:id="19"/>
      <w:bookmarkEnd w:id="20"/>
      <w:bookmarkEnd w:id="21"/>
      <w:bookmarkEnd w:id="22"/>
    </w:p>
    <w:p w:rsidR="00EF6885" w:rsidRPr="00D64433" w:rsidRDefault="00EF6885" w:rsidP="00EF6885"/>
    <w:p w:rsidR="00EF6885" w:rsidRPr="00D64433" w:rsidRDefault="005B0143" w:rsidP="00EF6885">
      <w:pPr>
        <w:ind w:left="567"/>
      </w:pPr>
      <w:r w:rsidRPr="00D64433">
        <w:t>Gasoil = Produit respectant les spécifications « gasoil NC » (DML ou FOD)</w:t>
      </w:r>
    </w:p>
    <w:p w:rsidR="00EF6885" w:rsidRPr="00D64433" w:rsidRDefault="005B0143" w:rsidP="00EF6885">
      <w:pPr>
        <w:ind w:left="567"/>
      </w:pPr>
      <w:r w:rsidRPr="00D64433">
        <w:t xml:space="preserve">DML = Diesel Marine Léger </w:t>
      </w:r>
    </w:p>
    <w:p w:rsidR="00EF6885" w:rsidRPr="00D64433" w:rsidRDefault="005B0143" w:rsidP="00EF6885">
      <w:pPr>
        <w:ind w:left="567"/>
      </w:pPr>
      <w:r w:rsidRPr="00D64433">
        <w:t xml:space="preserve">FOD = Fuel </w:t>
      </w:r>
      <w:proofErr w:type="spellStart"/>
      <w:r w:rsidRPr="00D64433">
        <w:t>Oil</w:t>
      </w:r>
      <w:proofErr w:type="spellEnd"/>
      <w:r w:rsidRPr="00D64433">
        <w:t xml:space="preserve"> Domestique  </w:t>
      </w:r>
    </w:p>
    <w:p w:rsidR="00EF6885" w:rsidRPr="00D64433" w:rsidRDefault="005B0143" w:rsidP="00EF6885">
      <w:pPr>
        <w:ind w:left="567"/>
      </w:pPr>
      <w:r w:rsidRPr="00D64433">
        <w:t xml:space="preserve">HDP = huile de pyrolyse  </w:t>
      </w:r>
    </w:p>
    <w:p w:rsidR="00EF6885" w:rsidRPr="00D64433" w:rsidRDefault="005B0143" w:rsidP="00EF6885">
      <w:pPr>
        <w:ind w:left="567"/>
      </w:pPr>
      <w:r w:rsidRPr="00D64433">
        <w:t xml:space="preserve">CMR = Cancérogène Mutagène </w:t>
      </w:r>
      <w:proofErr w:type="spellStart"/>
      <w:r w:rsidRPr="00D64433">
        <w:t>Reprotoxique</w:t>
      </w:r>
      <w:proofErr w:type="spellEnd"/>
    </w:p>
    <w:p w:rsidR="00EF6885" w:rsidRPr="00D64433" w:rsidRDefault="00EF6885" w:rsidP="00EF6885">
      <w:pPr>
        <w:ind w:left="360" w:firstLine="349"/>
      </w:pPr>
    </w:p>
    <w:p w:rsidR="00EF6885" w:rsidRPr="00D64433" w:rsidRDefault="00BC31A7" w:rsidP="00EF6885">
      <w:pPr>
        <w:pStyle w:val="Titre1"/>
        <w:numPr>
          <w:ilvl w:val="0"/>
          <w:numId w:val="4"/>
        </w:numPr>
        <w:tabs>
          <w:tab w:val="clear" w:pos="851"/>
        </w:tabs>
        <w:rPr>
          <w:sz w:val="28"/>
          <w:szCs w:val="28"/>
        </w:rPr>
      </w:pPr>
      <w:hyperlink w:anchor="Sommaire" w:history="1">
        <w:bookmarkStart w:id="23" w:name="_Toc256000004"/>
        <w:bookmarkStart w:id="24" w:name="_Toc256000001"/>
        <w:bookmarkStart w:id="25" w:name="_Toc419980235"/>
        <w:bookmarkStart w:id="26" w:name="_Toc423351230"/>
        <w:bookmarkStart w:id="27" w:name="_Toc448156354"/>
        <w:bookmarkStart w:id="28" w:name="_Toc12880521"/>
        <w:r w:rsidR="005B0143" w:rsidRPr="00D64433">
          <w:rPr>
            <w:sz w:val="28"/>
            <w:szCs w:val="28"/>
          </w:rPr>
          <w:t>Documents</w:t>
        </w:r>
      </w:hyperlink>
      <w:r w:rsidR="005B0143" w:rsidRPr="00D64433">
        <w:rPr>
          <w:sz w:val="28"/>
          <w:szCs w:val="28"/>
        </w:rPr>
        <w:t xml:space="preserve"> cités en référence</w:t>
      </w:r>
      <w:bookmarkEnd w:id="23"/>
      <w:bookmarkEnd w:id="24"/>
      <w:bookmarkEnd w:id="25"/>
      <w:bookmarkEnd w:id="26"/>
      <w:bookmarkEnd w:id="27"/>
      <w:bookmarkEnd w:id="28"/>
    </w:p>
    <w:p w:rsidR="00EF6885" w:rsidRDefault="005B0143" w:rsidP="00035114">
      <w:pPr>
        <w:ind w:left="567"/>
      </w:pPr>
      <w:bookmarkStart w:id="29" w:name="_Toc256000005"/>
      <w:bookmarkStart w:id="30" w:name="_Toc444086612"/>
      <w:bookmarkStart w:id="31" w:name="_Toc448156355"/>
      <w:r w:rsidRPr="00D64433">
        <w:t>Le PCF associé porte le n° 7153 901</w:t>
      </w:r>
      <w:r w:rsidR="00035114">
        <w:rPr>
          <w:b/>
          <w:bCs/>
          <w:caps/>
        </w:rPr>
        <w:t> </w:t>
      </w:r>
      <w:r w:rsidRPr="00D64433">
        <w:t>104.</w:t>
      </w:r>
      <w:bookmarkEnd w:id="29"/>
      <w:bookmarkEnd w:id="30"/>
      <w:bookmarkEnd w:id="31"/>
    </w:p>
    <w:p w:rsidR="00035114" w:rsidRDefault="00035114" w:rsidP="00035114">
      <w:pPr>
        <w:ind w:left="567"/>
        <w:rPr>
          <w:b/>
          <w:bCs/>
          <w:caps/>
        </w:rPr>
      </w:pPr>
      <w:r>
        <w:t>EXP-U-02-</w:t>
      </w:r>
      <w:r w:rsidR="007D63CD">
        <w:t>0</w:t>
      </w:r>
      <w:r>
        <w:t>18 : Gestion des éléments critiques pour la sécurité de la centrale</w:t>
      </w:r>
    </w:p>
    <w:p w:rsidR="00035114" w:rsidRPr="00035114" w:rsidRDefault="00035114" w:rsidP="00035114"/>
    <w:p w:rsidR="00EF6885" w:rsidRPr="00A11875" w:rsidRDefault="00EF6885" w:rsidP="00EF6885"/>
    <w:p w:rsidR="00EF6885" w:rsidRPr="00313625" w:rsidRDefault="005B0143" w:rsidP="00EF6885">
      <w:pPr>
        <w:pStyle w:val="Titre1"/>
        <w:numPr>
          <w:ilvl w:val="0"/>
          <w:numId w:val="4"/>
        </w:numPr>
        <w:tabs>
          <w:tab w:val="clear" w:pos="851"/>
        </w:tabs>
      </w:pPr>
      <w:bookmarkStart w:id="32" w:name="_Toc256000006"/>
      <w:bookmarkStart w:id="33" w:name="_Toc448156356"/>
      <w:bookmarkStart w:id="34" w:name="_Toc12880522"/>
      <w:r w:rsidRPr="00CC2EF5">
        <w:rPr>
          <w:sz w:val="28"/>
          <w:szCs w:val="28"/>
        </w:rPr>
        <w:t>RESPONSABILITES</w:t>
      </w:r>
      <w:bookmarkEnd w:id="32"/>
      <w:bookmarkEnd w:id="33"/>
      <w:bookmarkEnd w:id="34"/>
    </w:p>
    <w:p w:rsidR="00EF6885" w:rsidRDefault="00EF6885" w:rsidP="00EF6885"/>
    <w:tbl>
      <w:tblPr>
        <w:tblW w:w="6970" w:type="dxa"/>
        <w:tblInd w:w="1063"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417"/>
        <w:gridCol w:w="1867"/>
        <w:gridCol w:w="1701"/>
        <w:gridCol w:w="1985"/>
      </w:tblGrid>
      <w:tr w:rsidR="003B4B1E" w:rsidTr="00EF6885">
        <w:trPr>
          <w:trHeight w:val="404"/>
        </w:trPr>
        <w:tc>
          <w:tcPr>
            <w:tcW w:w="1417" w:type="dxa"/>
            <w:tcBorders>
              <w:top w:val="single" w:sz="6" w:space="0" w:color="auto"/>
              <w:bottom w:val="single" w:sz="6" w:space="0" w:color="auto"/>
              <w:right w:val="single" w:sz="6" w:space="0" w:color="auto"/>
            </w:tcBorders>
          </w:tcPr>
          <w:p w:rsidR="00EF6885" w:rsidRPr="00C85C02" w:rsidRDefault="005B0143" w:rsidP="00EF6885">
            <w:pPr>
              <w:pStyle w:val="Texte0"/>
              <w:spacing w:before="0"/>
              <w:ind w:left="0"/>
              <w:jc w:val="center"/>
              <w:rPr>
                <w:b/>
                <w:bCs/>
              </w:rPr>
            </w:pPr>
            <w:proofErr w:type="spellStart"/>
            <w:r w:rsidRPr="00C85C02">
              <w:rPr>
                <w:b/>
                <w:bCs/>
              </w:rPr>
              <w:t>CdQ</w:t>
            </w:r>
            <w:proofErr w:type="spellEnd"/>
          </w:p>
        </w:tc>
        <w:tc>
          <w:tcPr>
            <w:tcW w:w="1867" w:type="dxa"/>
            <w:tcBorders>
              <w:top w:val="single" w:sz="6" w:space="0" w:color="auto"/>
              <w:left w:val="single" w:sz="6" w:space="0" w:color="auto"/>
              <w:bottom w:val="single" w:sz="6" w:space="0" w:color="auto"/>
              <w:right w:val="single" w:sz="6" w:space="0" w:color="auto"/>
            </w:tcBorders>
          </w:tcPr>
          <w:p w:rsidR="00EF6885" w:rsidRPr="00C85C02" w:rsidRDefault="005B0143" w:rsidP="00EF6885">
            <w:pPr>
              <w:pStyle w:val="Texte0"/>
              <w:spacing w:before="0"/>
              <w:ind w:left="0"/>
              <w:jc w:val="center"/>
              <w:rPr>
                <w:b/>
                <w:bCs/>
              </w:rPr>
            </w:pPr>
            <w:proofErr w:type="spellStart"/>
            <w:r w:rsidRPr="00C85C02">
              <w:rPr>
                <w:b/>
                <w:bCs/>
              </w:rPr>
              <w:t>CdP</w:t>
            </w:r>
            <w:proofErr w:type="spellEnd"/>
            <w:r w:rsidRPr="00C85C02">
              <w:rPr>
                <w:b/>
                <w:bCs/>
              </w:rPr>
              <w:t xml:space="preserve"> Thermique</w:t>
            </w:r>
          </w:p>
        </w:tc>
        <w:tc>
          <w:tcPr>
            <w:tcW w:w="1701" w:type="dxa"/>
            <w:tcBorders>
              <w:top w:val="single" w:sz="6" w:space="0" w:color="auto"/>
              <w:left w:val="single" w:sz="6" w:space="0" w:color="auto"/>
              <w:bottom w:val="single" w:sz="6" w:space="0" w:color="auto"/>
              <w:right w:val="single" w:sz="6" w:space="0" w:color="auto"/>
            </w:tcBorders>
          </w:tcPr>
          <w:p w:rsidR="00EF6885" w:rsidRPr="00C85C02" w:rsidRDefault="005B0143" w:rsidP="00EF6885">
            <w:pPr>
              <w:pStyle w:val="Texte0"/>
              <w:spacing w:before="0"/>
              <w:ind w:left="0"/>
              <w:jc w:val="center"/>
              <w:rPr>
                <w:b/>
                <w:bCs/>
              </w:rPr>
            </w:pPr>
            <w:proofErr w:type="spellStart"/>
            <w:r>
              <w:rPr>
                <w:b/>
                <w:bCs/>
              </w:rPr>
              <w:t>CdP</w:t>
            </w:r>
            <w:proofErr w:type="spellEnd"/>
            <w:r w:rsidRPr="00C85C02">
              <w:rPr>
                <w:b/>
                <w:bCs/>
              </w:rPr>
              <w:t xml:space="preserve"> utilités</w:t>
            </w:r>
          </w:p>
        </w:tc>
        <w:tc>
          <w:tcPr>
            <w:tcW w:w="1985" w:type="dxa"/>
            <w:tcBorders>
              <w:top w:val="single" w:sz="6" w:space="0" w:color="auto"/>
              <w:left w:val="single" w:sz="6" w:space="0" w:color="auto"/>
              <w:bottom w:val="single" w:sz="6" w:space="0" w:color="auto"/>
            </w:tcBorders>
          </w:tcPr>
          <w:p w:rsidR="00EF6885" w:rsidRPr="00C85C02" w:rsidRDefault="005B0143" w:rsidP="00EF6885">
            <w:pPr>
              <w:pStyle w:val="Texte0"/>
              <w:spacing w:before="0"/>
              <w:ind w:left="0"/>
              <w:jc w:val="center"/>
              <w:rPr>
                <w:b/>
                <w:bCs/>
              </w:rPr>
            </w:pPr>
            <w:r w:rsidRPr="00C85C02">
              <w:rPr>
                <w:b/>
                <w:bCs/>
              </w:rPr>
              <w:t xml:space="preserve">Op. </w:t>
            </w:r>
            <w:r>
              <w:rPr>
                <w:b/>
                <w:bCs/>
              </w:rPr>
              <w:t>Ext.</w:t>
            </w:r>
          </w:p>
        </w:tc>
      </w:tr>
      <w:tr w:rsidR="003B4B1E" w:rsidTr="00EF6885">
        <w:trPr>
          <w:trHeight w:val="404"/>
        </w:trPr>
        <w:tc>
          <w:tcPr>
            <w:tcW w:w="1417" w:type="dxa"/>
            <w:tcBorders>
              <w:top w:val="single" w:sz="6" w:space="0" w:color="auto"/>
              <w:bottom w:val="single" w:sz="6" w:space="0" w:color="auto"/>
              <w:right w:val="single" w:sz="6" w:space="0" w:color="auto"/>
            </w:tcBorders>
          </w:tcPr>
          <w:p w:rsidR="00EF6885" w:rsidRPr="00C85C02" w:rsidRDefault="005B0143" w:rsidP="00EF6885">
            <w:pPr>
              <w:pStyle w:val="Texte0"/>
              <w:spacing w:before="80"/>
              <w:ind w:left="0"/>
              <w:jc w:val="center"/>
              <w:rPr>
                <w:b/>
                <w:bCs/>
              </w:rPr>
            </w:pPr>
            <w:r>
              <w:rPr>
                <w:b/>
                <w:bCs/>
              </w:rPr>
              <w:t>X</w:t>
            </w:r>
          </w:p>
        </w:tc>
        <w:tc>
          <w:tcPr>
            <w:tcW w:w="1867" w:type="dxa"/>
            <w:tcBorders>
              <w:top w:val="single" w:sz="6" w:space="0" w:color="auto"/>
              <w:left w:val="single" w:sz="6" w:space="0" w:color="auto"/>
              <w:bottom w:val="single" w:sz="6" w:space="0" w:color="auto"/>
              <w:right w:val="single" w:sz="6" w:space="0" w:color="auto"/>
            </w:tcBorders>
          </w:tcPr>
          <w:p w:rsidR="00EF6885" w:rsidRPr="00C85C02" w:rsidRDefault="005B0143" w:rsidP="00EF6885">
            <w:pPr>
              <w:pStyle w:val="Texte0"/>
              <w:spacing w:before="80"/>
              <w:ind w:left="0"/>
              <w:jc w:val="center"/>
              <w:rPr>
                <w:b/>
                <w:bCs/>
              </w:rPr>
            </w:pPr>
            <w:r w:rsidRPr="00C85C02">
              <w:rPr>
                <w:b/>
                <w:bCs/>
              </w:rPr>
              <w:t>X</w:t>
            </w:r>
          </w:p>
        </w:tc>
        <w:tc>
          <w:tcPr>
            <w:tcW w:w="1701" w:type="dxa"/>
            <w:tcBorders>
              <w:top w:val="single" w:sz="6" w:space="0" w:color="auto"/>
              <w:left w:val="single" w:sz="6" w:space="0" w:color="auto"/>
              <w:bottom w:val="single" w:sz="6" w:space="0" w:color="auto"/>
              <w:right w:val="single" w:sz="6" w:space="0" w:color="auto"/>
            </w:tcBorders>
          </w:tcPr>
          <w:p w:rsidR="00EF6885" w:rsidRPr="00C85C02" w:rsidRDefault="005B0143" w:rsidP="00EF6885">
            <w:pPr>
              <w:pStyle w:val="Texte0"/>
              <w:spacing w:before="80"/>
              <w:ind w:left="0"/>
              <w:jc w:val="center"/>
              <w:rPr>
                <w:b/>
                <w:bCs/>
              </w:rPr>
            </w:pPr>
            <w:r w:rsidRPr="00C85C02">
              <w:rPr>
                <w:b/>
                <w:bCs/>
              </w:rPr>
              <w:t>X</w:t>
            </w:r>
          </w:p>
        </w:tc>
        <w:tc>
          <w:tcPr>
            <w:tcW w:w="1985" w:type="dxa"/>
            <w:tcBorders>
              <w:top w:val="single" w:sz="6" w:space="0" w:color="auto"/>
              <w:left w:val="single" w:sz="6" w:space="0" w:color="auto"/>
              <w:bottom w:val="single" w:sz="6" w:space="0" w:color="auto"/>
            </w:tcBorders>
          </w:tcPr>
          <w:p w:rsidR="00EF6885" w:rsidRPr="00C85C02" w:rsidRDefault="00EF6885" w:rsidP="00EF6885">
            <w:pPr>
              <w:pStyle w:val="Texte0"/>
              <w:spacing w:before="80"/>
              <w:ind w:left="0"/>
              <w:jc w:val="center"/>
              <w:rPr>
                <w:b/>
                <w:bCs/>
              </w:rPr>
            </w:pPr>
          </w:p>
        </w:tc>
      </w:tr>
    </w:tbl>
    <w:p w:rsidR="00EF6885" w:rsidRDefault="00EF6885" w:rsidP="00EF6885">
      <w:pPr>
        <w:pStyle w:val="Paragraphedeliste"/>
        <w:rPr>
          <w:color w:val="FF0000"/>
        </w:rPr>
      </w:pPr>
    </w:p>
    <w:p w:rsidR="00EF6885" w:rsidRPr="00D64433" w:rsidRDefault="005B0143" w:rsidP="00EF6885">
      <w:pPr>
        <w:pStyle w:val="Retraitcorpsdetexte"/>
        <w:numPr>
          <w:ilvl w:val="0"/>
          <w:numId w:val="5"/>
        </w:numPr>
        <w:spacing w:before="60" w:after="0" w:line="240" w:lineRule="auto"/>
        <w:ind w:left="567" w:right="283" w:firstLine="0"/>
        <w:jc w:val="both"/>
        <w:rPr>
          <w:sz w:val="22"/>
          <w:szCs w:val="22"/>
        </w:rPr>
      </w:pPr>
      <w:r w:rsidRPr="00D64433">
        <w:rPr>
          <w:sz w:val="22"/>
          <w:szCs w:val="22"/>
        </w:rPr>
        <w:t>Le chef de poste Thermique vérifie à la prise de poste la température des bacs de stockage, en cas de mesures hors spécifications il informe pour action le Chef de poste Utilités</w:t>
      </w:r>
    </w:p>
    <w:p w:rsidR="00EF6885" w:rsidRPr="00D64433" w:rsidRDefault="005B0143" w:rsidP="00EF6885">
      <w:pPr>
        <w:pStyle w:val="Retraitcorpsdetexte"/>
        <w:numPr>
          <w:ilvl w:val="0"/>
          <w:numId w:val="5"/>
        </w:numPr>
        <w:spacing w:before="60" w:after="0" w:line="240" w:lineRule="auto"/>
        <w:ind w:left="567" w:right="283" w:firstLine="0"/>
        <w:jc w:val="both"/>
        <w:rPr>
          <w:sz w:val="22"/>
          <w:szCs w:val="22"/>
        </w:rPr>
      </w:pPr>
      <w:r w:rsidRPr="00D64433">
        <w:rPr>
          <w:sz w:val="22"/>
          <w:szCs w:val="22"/>
        </w:rPr>
        <w:t>Le chef de poste Utilités effectue les rondes, la surveillance et toutes les manœuvres au Parc Nord, sous la responsabilité du chef de quart de la Centrale Sud.</w:t>
      </w:r>
    </w:p>
    <w:p w:rsidR="00EF6885" w:rsidRPr="00D64433" w:rsidRDefault="005B0143" w:rsidP="00EF6885">
      <w:pPr>
        <w:spacing w:before="60"/>
        <w:ind w:left="567"/>
        <w:jc w:val="both"/>
      </w:pPr>
      <w:r w:rsidRPr="00D64433">
        <w:t xml:space="preserve">- Le chef de quart est responsable de l’application de cette consigne et de toute décision urgente à prendre sur le secteur. </w:t>
      </w:r>
    </w:p>
    <w:p w:rsidR="00EF6885" w:rsidRPr="00A11875" w:rsidRDefault="00EF6885" w:rsidP="00EF6885">
      <w:pPr>
        <w:pStyle w:val="Paragraphedeliste"/>
        <w:rPr>
          <w:color w:val="FF0000"/>
        </w:rPr>
      </w:pPr>
    </w:p>
    <w:p w:rsidR="00EF6885" w:rsidRDefault="005B0143" w:rsidP="00EF6885">
      <w:pPr>
        <w:rPr>
          <w:rFonts w:eastAsia="SimSun"/>
          <w:b/>
          <w:bCs/>
          <w:caps/>
          <w:kern w:val="32"/>
          <w:sz w:val="28"/>
          <w:szCs w:val="28"/>
        </w:rPr>
      </w:pPr>
      <w:r>
        <w:rPr>
          <w:sz w:val="28"/>
          <w:szCs w:val="28"/>
        </w:rPr>
        <w:br w:type="page"/>
      </w:r>
    </w:p>
    <w:p w:rsidR="00EF6885" w:rsidRDefault="005B0143" w:rsidP="00EF6885">
      <w:pPr>
        <w:pStyle w:val="Titre1"/>
        <w:numPr>
          <w:ilvl w:val="0"/>
          <w:numId w:val="4"/>
        </w:numPr>
        <w:tabs>
          <w:tab w:val="clear" w:pos="851"/>
        </w:tabs>
        <w:rPr>
          <w:sz w:val="28"/>
          <w:szCs w:val="28"/>
        </w:rPr>
      </w:pPr>
      <w:bookmarkStart w:id="35" w:name="_Toc256000007"/>
      <w:bookmarkStart w:id="36" w:name="_Toc448156357"/>
      <w:bookmarkStart w:id="37" w:name="_Toc12880523"/>
      <w:r w:rsidRPr="00F12E8D">
        <w:rPr>
          <w:sz w:val="28"/>
          <w:szCs w:val="28"/>
        </w:rPr>
        <w:lastRenderedPageBreak/>
        <w:t>SECURITE</w:t>
      </w:r>
      <w:bookmarkEnd w:id="35"/>
      <w:bookmarkEnd w:id="36"/>
      <w:bookmarkEnd w:id="37"/>
    </w:p>
    <w:p w:rsidR="00EF6885" w:rsidRPr="00402A32" w:rsidRDefault="00EF6885" w:rsidP="00EF6885">
      <w:pPr>
        <w:ind w:left="567"/>
        <w:rPr>
          <w:b/>
          <w:i/>
          <w:color w:val="FF0000"/>
          <w:u w:val="single"/>
        </w:rPr>
      </w:pPr>
    </w:p>
    <w:p w:rsidR="00EF6885" w:rsidRPr="00BC04F2" w:rsidRDefault="005B0143" w:rsidP="00EF6885">
      <w:pPr>
        <w:pStyle w:val="Paragraphedeliste"/>
        <w:numPr>
          <w:ilvl w:val="1"/>
          <w:numId w:val="43"/>
        </w:numPr>
        <w:spacing w:before="200" w:after="280" w:line="240" w:lineRule="auto"/>
        <w:ind w:right="936"/>
        <w:contextualSpacing w:val="0"/>
        <w:rPr>
          <w:b/>
          <w:bCs/>
          <w:i/>
          <w:iCs/>
          <w:sz w:val="24"/>
          <w:szCs w:val="24"/>
          <w:u w:val="single"/>
        </w:rPr>
      </w:pPr>
      <w:r w:rsidRPr="00BC04F2">
        <w:rPr>
          <w:b/>
          <w:bCs/>
          <w:i/>
          <w:iCs/>
          <w:sz w:val="24"/>
          <w:szCs w:val="24"/>
          <w:u w:val="single"/>
        </w:rPr>
        <w:t>Principaux risques</w:t>
      </w:r>
    </w:p>
    <w:p w:rsidR="00EF6885" w:rsidRDefault="005B0143" w:rsidP="00EF6885">
      <w:pPr>
        <w:ind w:left="567"/>
        <w:rPr>
          <w:b/>
          <w:i/>
          <w:color w:val="FF0000"/>
          <w:u w:val="single"/>
        </w:rPr>
      </w:pPr>
      <w:r>
        <w:rPr>
          <w:b/>
          <w:i/>
          <w:noProof/>
          <w:color w:val="FF0000"/>
          <w:u w:val="single"/>
          <w:lang w:val="en-US"/>
        </w:rPr>
        <w:drawing>
          <wp:inline distT="0" distB="0" distL="0" distR="0">
            <wp:extent cx="5789451" cy="3695121"/>
            <wp:effectExtent l="19050" t="19050" r="20799" b="19629"/>
            <wp:docPr id="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tretch>
                      <a:fillRect/>
                    </a:stretch>
                  </pic:blipFill>
                  <pic:spPr bwMode="auto">
                    <a:xfrm>
                      <a:off x="0" y="0"/>
                      <a:ext cx="5792480" cy="3697054"/>
                    </a:xfrm>
                    <a:prstGeom prst="rect">
                      <a:avLst/>
                    </a:prstGeom>
                    <a:noFill/>
                    <a:ln w="9525">
                      <a:solidFill>
                        <a:schemeClr val="tx1"/>
                      </a:solidFill>
                      <a:miter lim="800000"/>
                      <a:headEnd/>
                      <a:tailEnd/>
                    </a:ln>
                  </pic:spPr>
                </pic:pic>
              </a:graphicData>
            </a:graphic>
          </wp:inline>
        </w:drawing>
      </w:r>
    </w:p>
    <w:p w:rsidR="00EF6885" w:rsidRPr="00BC04F2" w:rsidRDefault="00EF6885" w:rsidP="00EF6885"/>
    <w:p w:rsidR="00EF6885" w:rsidRPr="00BC04F2" w:rsidRDefault="005B0143" w:rsidP="00EF6885">
      <w:pPr>
        <w:ind w:left="567"/>
        <w:rPr>
          <w:i/>
        </w:rPr>
      </w:pPr>
      <w:r w:rsidRPr="00BC04F2">
        <w:rPr>
          <w:i/>
        </w:rPr>
        <w:t>Toxicité de l’Huile de pyrolyse :</w:t>
      </w:r>
    </w:p>
    <w:p w:rsidR="00EF6885" w:rsidRPr="00BC04F2" w:rsidRDefault="005B0143" w:rsidP="00EF6885">
      <w:pPr>
        <w:ind w:left="567"/>
        <w:rPr>
          <w:i/>
        </w:rPr>
      </w:pPr>
      <w:r w:rsidRPr="00BC04F2">
        <w:rPr>
          <w:i/>
          <w:noProof/>
          <w:lang w:val="en-US"/>
        </w:rPr>
        <w:drawing>
          <wp:inline distT="0" distB="0" distL="0" distR="0">
            <wp:extent cx="1666626" cy="499995"/>
            <wp:effectExtent l="19050" t="0" r="0" b="0"/>
            <wp:docPr id="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tretch>
                      <a:fillRect/>
                    </a:stretch>
                  </pic:blipFill>
                  <pic:spPr bwMode="auto">
                    <a:xfrm>
                      <a:off x="0" y="0"/>
                      <a:ext cx="1664449" cy="499342"/>
                    </a:xfrm>
                    <a:prstGeom prst="rect">
                      <a:avLst/>
                    </a:prstGeom>
                    <a:noFill/>
                    <a:ln w="9525">
                      <a:noFill/>
                      <a:miter lim="800000"/>
                      <a:headEnd/>
                      <a:tailEnd/>
                    </a:ln>
                  </pic:spPr>
                </pic:pic>
              </a:graphicData>
            </a:graphic>
          </wp:inline>
        </w:drawing>
      </w:r>
    </w:p>
    <w:p w:rsidR="00EF6885" w:rsidRPr="00BC04F2" w:rsidRDefault="005B0143" w:rsidP="00EF6885">
      <w:pPr>
        <w:pStyle w:val="Paragraphedeliste"/>
        <w:numPr>
          <w:ilvl w:val="0"/>
          <w:numId w:val="5"/>
        </w:numPr>
        <w:ind w:left="1845"/>
        <w:rPr>
          <w:sz w:val="22"/>
        </w:rPr>
      </w:pPr>
      <w:r w:rsidRPr="00BC04F2">
        <w:rPr>
          <w:sz w:val="22"/>
        </w:rPr>
        <w:t>CMR de catégorie 1A – présence de Benzène entre 0.1 et 1% du produit</w:t>
      </w:r>
    </w:p>
    <w:p w:rsidR="00EF6885" w:rsidRPr="00BC04F2" w:rsidRDefault="00EF6885" w:rsidP="00EF6885">
      <w:pPr>
        <w:ind w:left="567"/>
      </w:pPr>
    </w:p>
    <w:p w:rsidR="00EF6885" w:rsidRPr="00BC04F2" w:rsidRDefault="005B0143" w:rsidP="00EF6885">
      <w:pPr>
        <w:ind w:left="567"/>
        <w:rPr>
          <w:i/>
        </w:rPr>
      </w:pPr>
      <w:r w:rsidRPr="00BC04F2">
        <w:rPr>
          <w:i/>
        </w:rPr>
        <w:t>Toxicité Gas-oil (FOD ou DML):</w:t>
      </w:r>
    </w:p>
    <w:p w:rsidR="00EF6885" w:rsidRPr="00BC04F2" w:rsidRDefault="005B0143" w:rsidP="00EF6885">
      <w:pPr>
        <w:ind w:left="567"/>
        <w:rPr>
          <w:i/>
        </w:rPr>
      </w:pPr>
      <w:r w:rsidRPr="00BC04F2">
        <w:rPr>
          <w:i/>
          <w:noProof/>
          <w:lang w:val="en-US"/>
        </w:rPr>
        <w:drawing>
          <wp:inline distT="0" distB="0" distL="0" distR="0">
            <wp:extent cx="1948069" cy="472814"/>
            <wp:effectExtent l="19050" t="0" r="0" b="0"/>
            <wp:docPr id="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tretch>
                      <a:fillRect/>
                    </a:stretch>
                  </pic:blipFill>
                  <pic:spPr bwMode="auto">
                    <a:xfrm>
                      <a:off x="0" y="0"/>
                      <a:ext cx="1950011" cy="473285"/>
                    </a:xfrm>
                    <a:prstGeom prst="rect">
                      <a:avLst/>
                    </a:prstGeom>
                    <a:noFill/>
                    <a:ln w="9525">
                      <a:noFill/>
                      <a:miter lim="800000"/>
                      <a:headEnd/>
                      <a:tailEnd/>
                    </a:ln>
                  </pic:spPr>
                </pic:pic>
              </a:graphicData>
            </a:graphic>
          </wp:inline>
        </w:drawing>
      </w:r>
    </w:p>
    <w:p w:rsidR="00EF6885" w:rsidRPr="00BC04F2" w:rsidRDefault="005B0143" w:rsidP="00EF6885">
      <w:pPr>
        <w:pStyle w:val="Paragraphedeliste"/>
        <w:numPr>
          <w:ilvl w:val="0"/>
          <w:numId w:val="5"/>
        </w:numPr>
        <w:ind w:left="1845"/>
        <w:rPr>
          <w:sz w:val="22"/>
        </w:rPr>
      </w:pPr>
      <w:r w:rsidRPr="00BC04F2">
        <w:rPr>
          <w:sz w:val="22"/>
        </w:rPr>
        <w:t>CMR de catégorie 2 – Présence d’Hydrocarbure Aromatique Polycyclique (HAP)</w:t>
      </w:r>
    </w:p>
    <w:p w:rsidR="00EF6885" w:rsidRPr="00BC04F2" w:rsidRDefault="00EF6885" w:rsidP="00EF6885">
      <w:pPr>
        <w:ind w:left="567"/>
        <w:rPr>
          <w:i/>
        </w:rPr>
      </w:pPr>
    </w:p>
    <w:p w:rsidR="00EF6885" w:rsidRPr="00BC04F2" w:rsidRDefault="00EF6885" w:rsidP="00EF6885">
      <w:pPr>
        <w:ind w:left="567"/>
        <w:rPr>
          <w:i/>
        </w:rPr>
      </w:pPr>
    </w:p>
    <w:p w:rsidR="00EF6885" w:rsidRPr="00BC04F2" w:rsidRDefault="005B0143" w:rsidP="00EF6885">
      <w:pPr>
        <w:pStyle w:val="Paragraphedeliste"/>
        <w:numPr>
          <w:ilvl w:val="1"/>
          <w:numId w:val="43"/>
        </w:numPr>
        <w:spacing w:before="200" w:after="280" w:line="240" w:lineRule="auto"/>
        <w:ind w:right="936"/>
        <w:contextualSpacing w:val="0"/>
        <w:rPr>
          <w:b/>
          <w:bCs/>
          <w:i/>
          <w:iCs/>
          <w:sz w:val="24"/>
          <w:szCs w:val="24"/>
          <w:u w:val="single"/>
        </w:rPr>
      </w:pPr>
      <w:r w:rsidRPr="00BC04F2">
        <w:rPr>
          <w:b/>
          <w:bCs/>
          <w:i/>
          <w:iCs/>
          <w:sz w:val="24"/>
          <w:szCs w:val="24"/>
          <w:u w:val="single"/>
        </w:rPr>
        <w:t>Règles d’accès au parc Nord</w:t>
      </w:r>
    </w:p>
    <w:p w:rsidR="00EF6885" w:rsidRPr="00BC04F2" w:rsidRDefault="005B0143" w:rsidP="00EF6885">
      <w:pPr>
        <w:numPr>
          <w:ilvl w:val="0"/>
          <w:numId w:val="7"/>
        </w:numPr>
        <w:ind w:left="567" w:firstLine="0"/>
      </w:pPr>
      <w:r w:rsidRPr="00BC04F2">
        <w:t xml:space="preserve">Port d’un masque respiratoire filtrant à cartouches A2 lors de l’accès sur les passerelles au niveau des toits des bacs.  </w:t>
      </w:r>
    </w:p>
    <w:p w:rsidR="00EF6885" w:rsidRPr="00BC04F2" w:rsidRDefault="005B0143" w:rsidP="00EF6885">
      <w:pPr>
        <w:numPr>
          <w:ilvl w:val="0"/>
          <w:numId w:val="7"/>
        </w:numPr>
        <w:ind w:left="567" w:firstLine="0"/>
      </w:pPr>
      <w:r w:rsidRPr="00BC04F2">
        <w:t xml:space="preserve">Port de l’ARI / </w:t>
      </w:r>
      <w:proofErr w:type="spellStart"/>
      <w:r w:rsidRPr="00BC04F2">
        <w:t>respal</w:t>
      </w:r>
      <w:proofErr w:type="spellEnd"/>
      <w:r w:rsidRPr="00BC04F2">
        <w:t xml:space="preserve"> au niveau des évents (périmètre de 50 cm autour évent).</w:t>
      </w:r>
    </w:p>
    <w:p w:rsidR="00EF6885" w:rsidRDefault="005B0143" w:rsidP="00EF6885">
      <w:pPr>
        <w:numPr>
          <w:ilvl w:val="0"/>
          <w:numId w:val="7"/>
        </w:numPr>
        <w:ind w:left="567" w:firstLine="0"/>
      </w:pPr>
      <w:r w:rsidRPr="00A22A1B">
        <w:t>Il est formellement interdit de marcher sur le toit des bacs.</w:t>
      </w:r>
    </w:p>
    <w:p w:rsidR="00EF6885" w:rsidRPr="00A22A1B" w:rsidRDefault="005B0143" w:rsidP="00EF6885">
      <w:pPr>
        <w:numPr>
          <w:ilvl w:val="0"/>
          <w:numId w:val="7"/>
        </w:numPr>
        <w:ind w:left="567" w:firstLine="0"/>
      </w:pPr>
      <w:r>
        <w:t xml:space="preserve">Point de rassemblement le plus proche : </w:t>
      </w:r>
      <w:r w:rsidRPr="00A22A1B">
        <w:t>salle de contrôle des Pilotes Fluidisés</w:t>
      </w:r>
      <w:r>
        <w:t xml:space="preserve"> INEOS.</w:t>
      </w:r>
    </w:p>
    <w:p w:rsidR="00EF6885" w:rsidRDefault="00EF6885" w:rsidP="00EF6885"/>
    <w:p w:rsidR="00EF6885" w:rsidRDefault="00EF6885" w:rsidP="00EF6885">
      <w:pPr>
        <w:ind w:left="567"/>
      </w:pPr>
    </w:p>
    <w:p w:rsidR="00EF6885" w:rsidRPr="00FE70AA" w:rsidRDefault="005B0143" w:rsidP="00EF6885">
      <w:pPr>
        <w:pStyle w:val="Paragraphedeliste"/>
        <w:numPr>
          <w:ilvl w:val="1"/>
          <w:numId w:val="43"/>
        </w:numPr>
        <w:spacing w:before="200" w:after="280" w:line="240" w:lineRule="auto"/>
        <w:ind w:right="936"/>
        <w:contextualSpacing w:val="0"/>
        <w:rPr>
          <w:b/>
          <w:bCs/>
          <w:i/>
          <w:iCs/>
          <w:sz w:val="24"/>
          <w:szCs w:val="24"/>
          <w:u w:val="single"/>
        </w:rPr>
      </w:pPr>
      <w:r w:rsidRPr="00FE70AA">
        <w:rPr>
          <w:b/>
          <w:bCs/>
          <w:i/>
          <w:iCs/>
          <w:sz w:val="24"/>
          <w:szCs w:val="24"/>
          <w:u w:val="single"/>
        </w:rPr>
        <w:lastRenderedPageBreak/>
        <w:t>Isolement en cas de coupure d’air, coupure de courant, incendie ou rupture de ligne</w:t>
      </w:r>
    </w:p>
    <w:p w:rsidR="00EF6885" w:rsidRPr="00FE70AA" w:rsidRDefault="005B0143" w:rsidP="00EF6885">
      <w:pPr>
        <w:numPr>
          <w:ilvl w:val="0"/>
          <w:numId w:val="7"/>
        </w:numPr>
        <w:ind w:left="567" w:firstLine="0"/>
      </w:pPr>
      <w:r w:rsidRPr="00FE70AA">
        <w:t xml:space="preserve">En cas de coupure d'air ou de courant électrique ou de feu à proximité d’une vanne (bouchons fusibles) : la vanne d'isolement se ferme. </w:t>
      </w:r>
    </w:p>
    <w:p w:rsidR="00EF6885" w:rsidRPr="00FE70AA" w:rsidRDefault="005B0143" w:rsidP="00EF6885">
      <w:pPr>
        <w:ind w:left="567"/>
      </w:pPr>
      <w:r w:rsidRPr="00FE70AA">
        <w:t>Les vannes sont munies d'un volant manuel.</w:t>
      </w:r>
    </w:p>
    <w:p w:rsidR="00EF6885" w:rsidRPr="00FE70AA" w:rsidRDefault="005B0143" w:rsidP="00EF6885">
      <w:pPr>
        <w:numPr>
          <w:ilvl w:val="0"/>
          <w:numId w:val="7"/>
        </w:numPr>
        <w:ind w:left="567" w:firstLine="0"/>
      </w:pPr>
      <w:r w:rsidRPr="00FE70AA">
        <w:t xml:space="preserve">En cas d’incendie : les vannes d'isolement étant de type sécurité feu, elles continuent à être manœuvrables à distance, à l’exception de la vanne HXV11211 du B21 non </w:t>
      </w:r>
      <w:proofErr w:type="spellStart"/>
      <w:r w:rsidRPr="00FE70AA">
        <w:t>manoeuvrable</w:t>
      </w:r>
      <w:proofErr w:type="spellEnd"/>
      <w:r w:rsidRPr="00FE70AA">
        <w:t xml:space="preserve"> à distance.</w:t>
      </w:r>
    </w:p>
    <w:p w:rsidR="00EF6885" w:rsidRDefault="005B0143" w:rsidP="00EF6885">
      <w:pPr>
        <w:numPr>
          <w:ilvl w:val="0"/>
          <w:numId w:val="7"/>
        </w:numPr>
        <w:ind w:left="567" w:firstLine="0"/>
      </w:pPr>
      <w:r>
        <w:t>E</w:t>
      </w:r>
      <w:r w:rsidRPr="00A22A1B">
        <w:t>n cas de rupture de ligne</w:t>
      </w:r>
      <w:r>
        <w:t>, se référer à la</w:t>
      </w:r>
      <w:r w:rsidRPr="00A22A1B">
        <w:t xml:space="preserve"> consigne </w:t>
      </w:r>
      <w:r w:rsidRPr="002D3E70">
        <w:t>d’exploitation EXP-U-02-16 « Isolement</w:t>
      </w:r>
      <w:r>
        <w:t xml:space="preserve"> Tuyauteries Inter-Ateliers ».</w:t>
      </w:r>
    </w:p>
    <w:p w:rsidR="00EF6885" w:rsidRPr="00F94D8E" w:rsidRDefault="005B0143" w:rsidP="00EF6885">
      <w:pPr>
        <w:pStyle w:val="Paragraphedeliste"/>
        <w:numPr>
          <w:ilvl w:val="1"/>
          <w:numId w:val="43"/>
        </w:numPr>
        <w:spacing w:before="200" w:after="280" w:line="240" w:lineRule="auto"/>
        <w:ind w:right="936"/>
        <w:contextualSpacing w:val="0"/>
        <w:rPr>
          <w:b/>
          <w:bCs/>
          <w:i/>
          <w:iCs/>
          <w:sz w:val="24"/>
          <w:szCs w:val="24"/>
          <w:u w:val="single"/>
        </w:rPr>
      </w:pPr>
      <w:r w:rsidRPr="005411A3">
        <w:rPr>
          <w:b/>
          <w:bCs/>
          <w:i/>
          <w:iCs/>
          <w:sz w:val="24"/>
          <w:szCs w:val="24"/>
          <w:u w:val="single"/>
        </w:rPr>
        <w:t>Nettoyage des évents des bacs</w:t>
      </w:r>
    </w:p>
    <w:p w:rsidR="00EF6885" w:rsidRDefault="005B0143" w:rsidP="00EF6885">
      <w:pPr>
        <w:spacing w:before="60"/>
        <w:ind w:left="567"/>
        <w:jc w:val="both"/>
      </w:pPr>
      <w:r>
        <w:t xml:space="preserve">Le chef de poste utilités devra contrôler l’état des évents de respiration </w:t>
      </w:r>
      <w:r w:rsidRPr="005411A3">
        <w:t>des bacs B21, B22, B23, B24, B25, B27, B</w:t>
      </w:r>
      <w:r>
        <w:t>30 le 1</w:t>
      </w:r>
      <w:r w:rsidRPr="00410455">
        <w:rPr>
          <w:vertAlign w:val="superscript"/>
        </w:rPr>
        <w:t>er</w:t>
      </w:r>
      <w:r>
        <w:t xml:space="preserve"> de chaque mois. (Absence de </w:t>
      </w:r>
      <w:r w:rsidR="007D63CD">
        <w:t>dépôt bleu</w:t>
      </w:r>
      <w:r>
        <w:t xml:space="preserve"> de cristallisation de Naphtalène).</w:t>
      </w:r>
    </w:p>
    <w:p w:rsidR="00EF6885" w:rsidRPr="005411A3" w:rsidRDefault="005B0143" w:rsidP="00EF6885">
      <w:pPr>
        <w:spacing w:before="60"/>
        <w:ind w:left="567"/>
        <w:jc w:val="both"/>
      </w:pPr>
      <w:r w:rsidRPr="005411A3">
        <w:t xml:space="preserve">Les évents de respiration </w:t>
      </w:r>
      <w:r>
        <w:t>sont contrôlés et nettoyés au moins 2 fois par an par la maintenance.</w:t>
      </w:r>
    </w:p>
    <w:p w:rsidR="00EF6885" w:rsidRPr="005411A3" w:rsidRDefault="005B0143" w:rsidP="00EF6885">
      <w:pPr>
        <w:spacing w:before="60"/>
        <w:ind w:left="567"/>
        <w:jc w:val="both"/>
      </w:pPr>
      <w:r w:rsidRPr="005411A3">
        <w:t xml:space="preserve">Les avis maintenance </w:t>
      </w:r>
      <w:r>
        <w:t xml:space="preserve">récurrents </w:t>
      </w:r>
      <w:r w:rsidRPr="005411A3">
        <w:t xml:space="preserve">sont à faire le 1er mars et le 1er </w:t>
      </w:r>
      <w:r>
        <w:t>novembre par l’équipe du matin et plus en fonction des constats d’encrassement.</w:t>
      </w:r>
    </w:p>
    <w:p w:rsidR="00EF6885" w:rsidRDefault="005B0143" w:rsidP="00EF6885">
      <w:pPr>
        <w:pStyle w:val="Titre1"/>
        <w:numPr>
          <w:ilvl w:val="0"/>
          <w:numId w:val="43"/>
        </w:numPr>
        <w:tabs>
          <w:tab w:val="clear" w:pos="851"/>
        </w:tabs>
        <w:rPr>
          <w:sz w:val="28"/>
          <w:szCs w:val="28"/>
        </w:rPr>
      </w:pPr>
      <w:bookmarkStart w:id="38" w:name="_Toc256000008"/>
      <w:bookmarkStart w:id="39" w:name="_Toc448156358"/>
      <w:bookmarkStart w:id="40" w:name="_Toc12880524"/>
      <w:r w:rsidRPr="00313625">
        <w:rPr>
          <w:sz w:val="28"/>
          <w:szCs w:val="28"/>
        </w:rPr>
        <w:t>PROCEDURES D’EXPLOITATION</w:t>
      </w:r>
      <w:bookmarkStart w:id="41" w:name="_Toc413417029"/>
      <w:bookmarkStart w:id="42" w:name="_Toc413417092"/>
      <w:bookmarkStart w:id="43" w:name="_Toc416963862"/>
      <w:bookmarkStart w:id="44" w:name="_Toc416963881"/>
      <w:bookmarkStart w:id="45" w:name="_Toc416963994"/>
      <w:bookmarkStart w:id="46" w:name="_Toc416964518"/>
      <w:bookmarkStart w:id="47" w:name="_Toc417019994"/>
      <w:bookmarkStart w:id="48" w:name="_Toc433031030"/>
      <w:bookmarkStart w:id="49" w:name="_Toc433031045"/>
      <w:bookmarkStart w:id="50" w:name="_Toc413417030"/>
      <w:bookmarkStart w:id="51" w:name="_Toc413417093"/>
      <w:bookmarkStart w:id="52" w:name="_Toc416963863"/>
      <w:bookmarkStart w:id="53" w:name="_Toc416963882"/>
      <w:bookmarkStart w:id="54" w:name="_Toc416963995"/>
      <w:bookmarkStart w:id="55" w:name="_Toc416964519"/>
      <w:bookmarkStart w:id="56" w:name="_Toc417019995"/>
      <w:bookmarkEnd w:id="38"/>
      <w:bookmarkEnd w:id="39"/>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40"/>
    </w:p>
    <w:p w:rsidR="00EF6885" w:rsidRPr="009E4E4E" w:rsidRDefault="005B0143" w:rsidP="00EF6885">
      <w:pPr>
        <w:pStyle w:val="Paragraphedeliste"/>
        <w:numPr>
          <w:ilvl w:val="1"/>
          <w:numId w:val="43"/>
        </w:numPr>
        <w:spacing w:before="200" w:after="280" w:line="240" w:lineRule="auto"/>
        <w:ind w:right="936"/>
        <w:contextualSpacing w:val="0"/>
        <w:rPr>
          <w:b/>
          <w:bCs/>
          <w:i/>
          <w:iCs/>
          <w:sz w:val="24"/>
          <w:szCs w:val="24"/>
          <w:u w:val="single"/>
        </w:rPr>
      </w:pPr>
      <w:r w:rsidRPr="004658F3">
        <w:rPr>
          <w:b/>
          <w:bCs/>
          <w:i/>
          <w:iCs/>
          <w:sz w:val="24"/>
          <w:szCs w:val="24"/>
          <w:u w:val="single"/>
        </w:rPr>
        <w:t>Généralités</w:t>
      </w:r>
    </w:p>
    <w:p w:rsidR="00EF6885" w:rsidRPr="00D11F3F" w:rsidRDefault="005B0143" w:rsidP="00EF6885">
      <w:pPr>
        <w:pStyle w:val="Retraitcorpsdetexte"/>
        <w:numPr>
          <w:ilvl w:val="0"/>
          <w:numId w:val="38"/>
        </w:numPr>
        <w:spacing w:before="60" w:after="0" w:line="240" w:lineRule="auto"/>
        <w:ind w:left="567" w:right="283" w:firstLine="0"/>
        <w:jc w:val="both"/>
        <w:rPr>
          <w:sz w:val="22"/>
          <w:szCs w:val="22"/>
        </w:rPr>
      </w:pPr>
      <w:r w:rsidRPr="00D11F3F">
        <w:rPr>
          <w:sz w:val="22"/>
          <w:szCs w:val="22"/>
        </w:rPr>
        <w:t>En salle de contrôle de la Centrale Sud, sont retransmis :</w:t>
      </w:r>
    </w:p>
    <w:p w:rsidR="00EF6885" w:rsidRPr="00D11F3F" w:rsidRDefault="005B0143" w:rsidP="00EF6885">
      <w:pPr>
        <w:pStyle w:val="Retraitcorpsdetexte"/>
        <w:numPr>
          <w:ilvl w:val="0"/>
          <w:numId w:val="6"/>
        </w:numPr>
        <w:spacing w:before="60" w:after="0" w:line="240" w:lineRule="auto"/>
        <w:ind w:left="1069" w:right="283"/>
        <w:jc w:val="both"/>
        <w:rPr>
          <w:sz w:val="22"/>
          <w:szCs w:val="22"/>
        </w:rPr>
      </w:pPr>
      <w:r w:rsidRPr="00D11F3F">
        <w:rPr>
          <w:sz w:val="22"/>
          <w:szCs w:val="22"/>
        </w:rPr>
        <w:t>les mesures analogiques de niveau des bacs B21, B22, B23, B24, B25, B27 et B30, dédiées à la conduite, qui s'appellent L021, L022, L023, L024, L025, L027, L030</w:t>
      </w:r>
    </w:p>
    <w:p w:rsidR="00EF6885" w:rsidRPr="00D11F3F" w:rsidRDefault="005B0143" w:rsidP="00EF6885">
      <w:pPr>
        <w:pStyle w:val="Retraitcorpsdetexte"/>
        <w:numPr>
          <w:ilvl w:val="0"/>
          <w:numId w:val="6"/>
        </w:numPr>
        <w:spacing w:before="60" w:after="0" w:line="240" w:lineRule="auto"/>
        <w:ind w:left="1069" w:right="283"/>
        <w:jc w:val="both"/>
        <w:rPr>
          <w:sz w:val="22"/>
          <w:szCs w:val="22"/>
        </w:rPr>
      </w:pPr>
      <w:r w:rsidRPr="00D11F3F">
        <w:rPr>
          <w:sz w:val="22"/>
          <w:szCs w:val="22"/>
        </w:rPr>
        <w:t>les mesures analogiques de niveau de ces mêmes bacs, dédiées aux automatismes de niveau haut, qui s’appellent LX11211, LX11220, LX11230, LX11240, LX11250, LX11270, LX11300</w:t>
      </w:r>
    </w:p>
    <w:p w:rsidR="00EF6885" w:rsidRPr="00D47CA4" w:rsidRDefault="005B0143" w:rsidP="00EF6885">
      <w:pPr>
        <w:spacing w:before="60"/>
        <w:ind w:left="567"/>
        <w:jc w:val="both"/>
      </w:pPr>
      <w:r w:rsidRPr="00D47CA4">
        <w:t xml:space="preserve">En outre les bacs B22, B23, B24, B25, B27 et B30 sont équipés d'une mesure de température (car ces bacs ont un </w:t>
      </w:r>
      <w:proofErr w:type="spellStart"/>
      <w:r w:rsidRPr="00D47CA4">
        <w:t>dégourdisseur</w:t>
      </w:r>
      <w:proofErr w:type="spellEnd"/>
      <w:r w:rsidRPr="00D47CA4">
        <w:t>).</w:t>
      </w:r>
    </w:p>
    <w:p w:rsidR="00EF6885" w:rsidRPr="00D47CA4" w:rsidRDefault="005B0143" w:rsidP="00EF6885">
      <w:pPr>
        <w:spacing w:before="60"/>
        <w:ind w:left="567"/>
        <w:jc w:val="both"/>
      </w:pPr>
      <w:r w:rsidRPr="00D47CA4">
        <w:t>Un tableau récapitulatif, placé en annexe 1, indique les équipements individuels de chaque bac ainsi que les seuils d'alarme de niveau et de température.</w:t>
      </w:r>
    </w:p>
    <w:p w:rsidR="00EF6885" w:rsidRPr="00C26B57" w:rsidRDefault="005B0143" w:rsidP="00EF6885">
      <w:pPr>
        <w:pStyle w:val="Retraitcorpsdetexte"/>
        <w:numPr>
          <w:ilvl w:val="0"/>
          <w:numId w:val="5"/>
        </w:numPr>
        <w:spacing w:before="60" w:after="0" w:line="240" w:lineRule="auto"/>
        <w:ind w:left="567" w:right="283" w:firstLine="0"/>
        <w:jc w:val="both"/>
        <w:rPr>
          <w:sz w:val="22"/>
          <w:szCs w:val="22"/>
        </w:rPr>
      </w:pPr>
      <w:r w:rsidRPr="00D47CA4">
        <w:rPr>
          <w:sz w:val="22"/>
          <w:szCs w:val="22"/>
        </w:rPr>
        <w:t>Le chef de poste thermique vérifie à la prise de poste la température des bacs de stockage, en cas de mesures hors spécifications il informe pour action le Chef de poste Utilités</w:t>
      </w:r>
    </w:p>
    <w:p w:rsidR="00EF6885" w:rsidRPr="00D47CA4" w:rsidRDefault="005B0143" w:rsidP="00EF6885">
      <w:pPr>
        <w:pStyle w:val="Retraitcorpsdetexte"/>
        <w:numPr>
          <w:ilvl w:val="0"/>
          <w:numId w:val="5"/>
        </w:numPr>
        <w:spacing w:before="60" w:after="0" w:line="240" w:lineRule="auto"/>
        <w:ind w:left="567" w:right="283" w:firstLine="0"/>
        <w:jc w:val="both"/>
        <w:rPr>
          <w:sz w:val="22"/>
          <w:szCs w:val="22"/>
        </w:rPr>
      </w:pPr>
      <w:r w:rsidRPr="00D47CA4">
        <w:rPr>
          <w:sz w:val="22"/>
          <w:szCs w:val="22"/>
        </w:rPr>
        <w:t>Le chef de poste Utilités effectue 2 rondes par poste, en apportant une attention particulière aux points suivants :</w:t>
      </w:r>
    </w:p>
    <w:p w:rsidR="00EF6885" w:rsidRPr="00D47CA4" w:rsidRDefault="005B0143" w:rsidP="00EF6885">
      <w:pPr>
        <w:pStyle w:val="Retraitcorpsdetexte"/>
        <w:numPr>
          <w:ilvl w:val="1"/>
          <w:numId w:val="5"/>
        </w:numPr>
        <w:spacing w:before="60" w:after="0" w:line="240" w:lineRule="auto"/>
        <w:ind w:left="1418" w:right="283"/>
        <w:jc w:val="both"/>
        <w:rPr>
          <w:sz w:val="22"/>
          <w:szCs w:val="22"/>
        </w:rPr>
      </w:pPr>
      <w:r w:rsidRPr="00D47CA4">
        <w:rPr>
          <w:sz w:val="22"/>
          <w:szCs w:val="22"/>
        </w:rPr>
        <w:t>Disposition des circuits (contrôle des vannes et fonctionnement des purgeurs).</w:t>
      </w:r>
    </w:p>
    <w:p w:rsidR="00EF6885" w:rsidRPr="00D47CA4" w:rsidRDefault="005B0143" w:rsidP="00EF6885">
      <w:pPr>
        <w:pStyle w:val="Retraitcorpsdetexte"/>
        <w:numPr>
          <w:ilvl w:val="1"/>
          <w:numId w:val="5"/>
        </w:numPr>
        <w:spacing w:before="60" w:after="0" w:line="240" w:lineRule="auto"/>
        <w:ind w:left="1418" w:right="283"/>
        <w:jc w:val="both"/>
        <w:rPr>
          <w:sz w:val="22"/>
          <w:szCs w:val="22"/>
        </w:rPr>
      </w:pPr>
      <w:r w:rsidRPr="00D47CA4">
        <w:rPr>
          <w:sz w:val="22"/>
          <w:szCs w:val="22"/>
        </w:rPr>
        <w:t xml:space="preserve">Température des bacs (65-70°C), si nécessaire, faire régler les vannes thermostatiques de vapeur vers les </w:t>
      </w:r>
      <w:proofErr w:type="spellStart"/>
      <w:r w:rsidRPr="00D47CA4">
        <w:rPr>
          <w:sz w:val="22"/>
          <w:szCs w:val="22"/>
        </w:rPr>
        <w:t>dégourdisseurs</w:t>
      </w:r>
      <w:proofErr w:type="spellEnd"/>
      <w:r w:rsidRPr="00D47CA4">
        <w:rPr>
          <w:sz w:val="22"/>
          <w:szCs w:val="22"/>
        </w:rPr>
        <w:t xml:space="preserve"> par le service instrumentation (création d’un avis demande simple)</w:t>
      </w:r>
    </w:p>
    <w:p w:rsidR="00EF6885" w:rsidRPr="00D47CA4" w:rsidRDefault="005B0143" w:rsidP="00EF6885">
      <w:pPr>
        <w:pStyle w:val="Retraitcorpsdetexte"/>
        <w:numPr>
          <w:ilvl w:val="0"/>
          <w:numId w:val="26"/>
        </w:numPr>
        <w:spacing w:after="0"/>
        <w:ind w:left="851" w:right="283"/>
        <w:jc w:val="both"/>
        <w:rPr>
          <w:sz w:val="22"/>
          <w:szCs w:val="22"/>
        </w:rPr>
      </w:pPr>
      <w:r w:rsidRPr="00E01EF4">
        <w:rPr>
          <w:sz w:val="22"/>
          <w:szCs w:val="22"/>
          <w:u w:val="single"/>
        </w:rPr>
        <w:t>NB</w:t>
      </w:r>
      <w:r w:rsidRPr="00D47CA4">
        <w:rPr>
          <w:sz w:val="22"/>
          <w:szCs w:val="22"/>
        </w:rPr>
        <w:t xml:space="preserve"> la température du B25 est </w:t>
      </w:r>
      <w:proofErr w:type="gramStart"/>
      <w:r w:rsidRPr="00D47CA4">
        <w:rPr>
          <w:sz w:val="22"/>
          <w:szCs w:val="22"/>
        </w:rPr>
        <w:t>régulée</w:t>
      </w:r>
      <w:proofErr w:type="gramEnd"/>
      <w:r w:rsidRPr="00D47CA4">
        <w:rPr>
          <w:sz w:val="22"/>
          <w:szCs w:val="22"/>
        </w:rPr>
        <w:t xml:space="preserve"> à partir du SNCC par le point TC25 </w:t>
      </w:r>
    </w:p>
    <w:p w:rsidR="00EF6885" w:rsidRPr="007517F7" w:rsidRDefault="005B0143" w:rsidP="00EF6885">
      <w:pPr>
        <w:pStyle w:val="Retraitcorpsdetexte"/>
        <w:numPr>
          <w:ilvl w:val="0"/>
          <w:numId w:val="26"/>
        </w:numPr>
        <w:spacing w:after="0" w:line="240" w:lineRule="auto"/>
        <w:ind w:left="851" w:right="283"/>
        <w:jc w:val="both"/>
        <w:rPr>
          <w:sz w:val="22"/>
          <w:szCs w:val="22"/>
        </w:rPr>
      </w:pPr>
      <w:r w:rsidRPr="007517F7">
        <w:rPr>
          <w:sz w:val="22"/>
          <w:szCs w:val="22"/>
        </w:rPr>
        <w:t xml:space="preserve">Les </w:t>
      </w:r>
      <w:proofErr w:type="spellStart"/>
      <w:r w:rsidRPr="007517F7">
        <w:rPr>
          <w:sz w:val="22"/>
          <w:szCs w:val="22"/>
        </w:rPr>
        <w:t>dégourdisseurs</w:t>
      </w:r>
      <w:proofErr w:type="spellEnd"/>
      <w:r w:rsidRPr="007517F7">
        <w:rPr>
          <w:sz w:val="22"/>
          <w:szCs w:val="22"/>
        </w:rPr>
        <w:t xml:space="preserve"> sont alimentés en vapeur 3.5 bar détendue à 1.2 bar, pression maximum autorisée pour leur exploitation (cette pression de 1.2 b est à surveiller lors des rondes du chef de poste utilités au Parc nord).</w:t>
      </w:r>
    </w:p>
    <w:p w:rsidR="00EF6885" w:rsidRPr="00D47CA4" w:rsidRDefault="005B0143" w:rsidP="00EF6885">
      <w:pPr>
        <w:pStyle w:val="Retraitcorpsdetexte"/>
        <w:numPr>
          <w:ilvl w:val="1"/>
          <w:numId w:val="5"/>
        </w:numPr>
        <w:spacing w:before="60" w:after="0" w:line="240" w:lineRule="auto"/>
        <w:ind w:left="1418" w:right="283"/>
        <w:jc w:val="both"/>
        <w:rPr>
          <w:sz w:val="22"/>
          <w:szCs w:val="22"/>
        </w:rPr>
      </w:pPr>
      <w:r w:rsidRPr="00D47CA4">
        <w:rPr>
          <w:sz w:val="22"/>
          <w:szCs w:val="22"/>
        </w:rPr>
        <w:t>Propreté du secteur (fuites de produits...).</w:t>
      </w:r>
    </w:p>
    <w:p w:rsidR="00EF6885" w:rsidRPr="00D47CA4" w:rsidRDefault="005B0143" w:rsidP="00EF6885">
      <w:pPr>
        <w:pStyle w:val="Retraitcorpsdetexte"/>
        <w:numPr>
          <w:ilvl w:val="0"/>
          <w:numId w:val="12"/>
        </w:numPr>
        <w:spacing w:before="60" w:after="0" w:line="240" w:lineRule="auto"/>
        <w:ind w:left="1418" w:right="283"/>
        <w:jc w:val="both"/>
        <w:rPr>
          <w:sz w:val="22"/>
          <w:szCs w:val="22"/>
        </w:rPr>
      </w:pPr>
      <w:r w:rsidRPr="00D47CA4">
        <w:rPr>
          <w:sz w:val="22"/>
          <w:szCs w:val="22"/>
        </w:rPr>
        <w:t>Maintenir fermée la vanne de vidange vers égouts d’eaux huileuses de la cuvette de rétention. Pour l’exploitation de la cuvette se référer à la consigne EXP-U-03-05 « Purge des cuvettes de rétention ».</w:t>
      </w:r>
    </w:p>
    <w:p w:rsidR="00EF6885" w:rsidRPr="00D47CA4" w:rsidRDefault="005B0143" w:rsidP="00EF6885">
      <w:pPr>
        <w:pStyle w:val="Retraitcorpsdetexte"/>
        <w:numPr>
          <w:ilvl w:val="0"/>
          <w:numId w:val="12"/>
        </w:numPr>
        <w:spacing w:before="60" w:after="0" w:line="240" w:lineRule="auto"/>
        <w:ind w:left="1418" w:right="283"/>
        <w:jc w:val="both"/>
        <w:rPr>
          <w:sz w:val="22"/>
          <w:szCs w:val="22"/>
        </w:rPr>
      </w:pPr>
      <w:r w:rsidRPr="00D47CA4">
        <w:rPr>
          <w:sz w:val="22"/>
          <w:szCs w:val="22"/>
        </w:rPr>
        <w:t>Les vannes de purges de fond d</w:t>
      </w:r>
      <w:r>
        <w:rPr>
          <w:sz w:val="22"/>
          <w:szCs w:val="22"/>
        </w:rPr>
        <w:t>es bacs doivent être FERMEES</w:t>
      </w:r>
      <w:r w:rsidRPr="00D47CA4">
        <w:rPr>
          <w:sz w:val="22"/>
          <w:szCs w:val="22"/>
        </w:rPr>
        <w:t xml:space="preserve">. </w:t>
      </w:r>
    </w:p>
    <w:p w:rsidR="00EF6885" w:rsidRPr="00D47CA4" w:rsidRDefault="005B0143" w:rsidP="00EF6885">
      <w:pPr>
        <w:pStyle w:val="Retraitcorpsdetexte"/>
        <w:numPr>
          <w:ilvl w:val="0"/>
          <w:numId w:val="12"/>
        </w:numPr>
        <w:spacing w:before="60" w:after="0" w:line="240" w:lineRule="auto"/>
        <w:ind w:left="1418" w:right="283"/>
        <w:jc w:val="both"/>
        <w:rPr>
          <w:sz w:val="22"/>
          <w:szCs w:val="22"/>
        </w:rPr>
      </w:pPr>
      <w:r w:rsidRPr="00D47CA4">
        <w:rPr>
          <w:sz w:val="22"/>
          <w:szCs w:val="22"/>
        </w:rPr>
        <w:t>Surveillance des pompes GA400, GA400 S et GA401 lorsqu'elles sont utilisées.</w:t>
      </w:r>
    </w:p>
    <w:p w:rsidR="00EF6885" w:rsidRPr="00D47CA4" w:rsidRDefault="005B0143" w:rsidP="00EF6885">
      <w:pPr>
        <w:pStyle w:val="Retraitcorpsdetexte"/>
        <w:numPr>
          <w:ilvl w:val="0"/>
          <w:numId w:val="12"/>
        </w:numPr>
        <w:spacing w:before="60" w:after="0" w:line="240" w:lineRule="auto"/>
        <w:ind w:left="1418" w:right="283"/>
        <w:jc w:val="both"/>
        <w:rPr>
          <w:sz w:val="22"/>
          <w:szCs w:val="22"/>
        </w:rPr>
      </w:pPr>
      <w:r w:rsidRPr="00D47CA4">
        <w:rPr>
          <w:sz w:val="22"/>
          <w:szCs w:val="22"/>
        </w:rPr>
        <w:lastRenderedPageBreak/>
        <w:t>Surveillance du niveau de la fosse à égouttures de ces pompes avec demande de vidange si besoin.</w:t>
      </w:r>
    </w:p>
    <w:p w:rsidR="00EF6885" w:rsidRPr="00D47CA4" w:rsidRDefault="005B0143" w:rsidP="00EF6885">
      <w:pPr>
        <w:pStyle w:val="Retraitcorpsdetexte"/>
        <w:spacing w:before="60" w:after="0"/>
        <w:ind w:left="567" w:right="283"/>
        <w:jc w:val="both"/>
        <w:rPr>
          <w:sz w:val="22"/>
          <w:szCs w:val="22"/>
        </w:rPr>
      </w:pPr>
      <w:r w:rsidRPr="00D47CA4">
        <w:rPr>
          <w:sz w:val="22"/>
          <w:szCs w:val="22"/>
        </w:rPr>
        <w:t>Il effectue toutes les manœuvres au Parc Nord, à la demande du chef de quart de la Centrale Sud.</w:t>
      </w:r>
    </w:p>
    <w:p w:rsidR="00EF6885" w:rsidRDefault="005B0143" w:rsidP="00EF6885">
      <w:pPr>
        <w:spacing w:before="60"/>
        <w:ind w:left="567"/>
        <w:jc w:val="both"/>
      </w:pPr>
      <w:r w:rsidRPr="00E4634E">
        <w:t>NB</w:t>
      </w:r>
      <w:r>
        <w:t xml:space="preserve"> :</w:t>
      </w:r>
      <w:r w:rsidRPr="00D47CA4">
        <w:t xml:space="preserve"> le chef de </w:t>
      </w:r>
      <w:r>
        <w:t>poste utilités</w:t>
      </w:r>
      <w:r w:rsidRPr="00D47CA4">
        <w:t xml:space="preserve"> est responsable de la mise en service ou de l'arrêt des traçages des lignes de FO2 et d'huile de pyrolyse.</w:t>
      </w:r>
    </w:p>
    <w:p w:rsidR="00EF6885" w:rsidRPr="00D47CA4" w:rsidRDefault="00EF6885" w:rsidP="00EF6885">
      <w:pPr>
        <w:spacing w:before="60"/>
        <w:ind w:left="567"/>
        <w:jc w:val="both"/>
      </w:pPr>
    </w:p>
    <w:p w:rsidR="00EF6885" w:rsidRPr="00DC72D3" w:rsidRDefault="005B0143" w:rsidP="00EF6885">
      <w:pPr>
        <w:pStyle w:val="Retraitcorpsdetexte"/>
        <w:numPr>
          <w:ilvl w:val="0"/>
          <w:numId w:val="38"/>
        </w:numPr>
        <w:spacing w:before="60" w:after="0" w:line="240" w:lineRule="auto"/>
        <w:ind w:left="567" w:right="283" w:firstLine="0"/>
        <w:jc w:val="both"/>
        <w:rPr>
          <w:sz w:val="22"/>
          <w:szCs w:val="22"/>
        </w:rPr>
      </w:pPr>
      <w:r w:rsidRPr="00AD13E0">
        <w:rPr>
          <w:sz w:val="22"/>
          <w:szCs w:val="22"/>
        </w:rPr>
        <w:t xml:space="preserve">Tous les bacs </w:t>
      </w:r>
      <w:r>
        <w:rPr>
          <w:sz w:val="22"/>
          <w:szCs w:val="22"/>
        </w:rPr>
        <w:t>sont munis de vannes de sectionnement</w:t>
      </w:r>
      <w:r w:rsidRPr="00AD13E0">
        <w:rPr>
          <w:sz w:val="22"/>
          <w:szCs w:val="22"/>
        </w:rPr>
        <w:t xml:space="preserve"> sur les </w:t>
      </w:r>
      <w:r w:rsidRPr="00DC72D3">
        <w:rPr>
          <w:sz w:val="22"/>
          <w:szCs w:val="22"/>
        </w:rPr>
        <w:t>lignes de pied de bac.</w:t>
      </w:r>
    </w:p>
    <w:p w:rsidR="00EF6885" w:rsidRPr="00DC72D3" w:rsidRDefault="005B0143" w:rsidP="00EF6885">
      <w:pPr>
        <w:pStyle w:val="Retraitcorpsdetexte"/>
        <w:numPr>
          <w:ilvl w:val="0"/>
          <w:numId w:val="38"/>
        </w:numPr>
        <w:spacing w:before="60" w:after="0" w:line="240" w:lineRule="auto"/>
        <w:ind w:left="567" w:right="283" w:firstLine="0"/>
        <w:jc w:val="both"/>
        <w:rPr>
          <w:sz w:val="22"/>
          <w:szCs w:val="22"/>
        </w:rPr>
      </w:pPr>
      <w:r w:rsidRPr="00DC72D3">
        <w:rPr>
          <w:sz w:val="22"/>
          <w:szCs w:val="22"/>
        </w:rPr>
        <w:t xml:space="preserve">Ces vannes sont manœuvrables depuis la salle de contrôle (à l’exception de la vanne HXV11211 du B21, </w:t>
      </w:r>
      <w:r w:rsidR="007D63CD" w:rsidRPr="00DC72D3">
        <w:rPr>
          <w:sz w:val="22"/>
          <w:szCs w:val="22"/>
        </w:rPr>
        <w:t>manœuvrable</w:t>
      </w:r>
      <w:r w:rsidRPr="00DC72D3">
        <w:rPr>
          <w:sz w:val="22"/>
          <w:szCs w:val="22"/>
        </w:rPr>
        <w:t xml:space="preserve"> en local uniquement)</w:t>
      </w:r>
    </w:p>
    <w:p w:rsidR="00EF6885" w:rsidRPr="00AD13E0" w:rsidRDefault="00EF6885" w:rsidP="00EF6885">
      <w:pPr>
        <w:pStyle w:val="Retraitcorpsdetexte"/>
        <w:spacing w:before="60" w:after="0" w:line="240" w:lineRule="auto"/>
        <w:ind w:left="720" w:right="283"/>
        <w:jc w:val="both"/>
        <w:rPr>
          <w:color w:val="FF0000"/>
          <w:sz w:val="22"/>
          <w:szCs w:val="22"/>
        </w:rPr>
      </w:pPr>
    </w:p>
    <w:p w:rsidR="00EF6885" w:rsidRPr="004658F3" w:rsidRDefault="005B0143" w:rsidP="00EF6885">
      <w:pPr>
        <w:pStyle w:val="Paragraphedeliste"/>
        <w:numPr>
          <w:ilvl w:val="1"/>
          <w:numId w:val="43"/>
        </w:numPr>
        <w:spacing w:before="200" w:after="280" w:line="240" w:lineRule="auto"/>
        <w:ind w:right="936"/>
        <w:contextualSpacing w:val="0"/>
        <w:rPr>
          <w:b/>
          <w:bCs/>
          <w:i/>
          <w:iCs/>
          <w:sz w:val="24"/>
          <w:szCs w:val="24"/>
          <w:u w:val="single"/>
        </w:rPr>
      </w:pPr>
      <w:bookmarkStart w:id="57" w:name="_Toc398124925"/>
      <w:bookmarkStart w:id="58" w:name="_Toc398126931"/>
      <w:bookmarkEnd w:id="57"/>
      <w:bookmarkEnd w:id="58"/>
      <w:r w:rsidRPr="004658F3">
        <w:rPr>
          <w:b/>
          <w:bCs/>
          <w:i/>
          <w:iCs/>
          <w:sz w:val="24"/>
          <w:szCs w:val="24"/>
          <w:u w:val="single"/>
        </w:rPr>
        <w:t>Description des manœuvres résidu</w:t>
      </w:r>
    </w:p>
    <w:p w:rsidR="00EF6885" w:rsidRDefault="005B0143" w:rsidP="00EF6885">
      <w:pPr>
        <w:pStyle w:val="Citationintense"/>
        <w:numPr>
          <w:ilvl w:val="2"/>
          <w:numId w:val="43"/>
        </w:numPr>
      </w:pPr>
      <w:r>
        <w:t>En marche normale</w:t>
      </w:r>
    </w:p>
    <w:p w:rsidR="00EF6885" w:rsidRPr="008E231C" w:rsidRDefault="005B0143" w:rsidP="00EF6885">
      <w:pPr>
        <w:numPr>
          <w:ilvl w:val="0"/>
          <w:numId w:val="8"/>
        </w:numPr>
        <w:spacing w:before="60"/>
        <w:ind w:left="567" w:firstLine="0"/>
        <w:jc w:val="both"/>
      </w:pPr>
      <w:r w:rsidRPr="00314707">
        <w:t>L’Huile de pyrolyse produit par le Cracking IV est expédiée vers la Centrale Sud, les bacs du Parc Nord recevant l'excédent d’Huile de pyrolyse non consommé par cette dernière.</w:t>
      </w:r>
      <w:r w:rsidRPr="00314707">
        <w:br/>
        <w:t xml:space="preserve">La hauteur maximum d'exploitation de chaque bac est fixée à </w:t>
      </w:r>
      <w:r>
        <w:t>8,50 m (85%) et équivaut à 425 m3 de produit soit 420 à 450t environ (masse volumique : 1049 à 1072 kg/m3 @ 15°c, soit environ 990 à 1050kg/m3 @ 65°c)</w:t>
      </w:r>
      <w:r w:rsidRPr="008E231C">
        <w:t xml:space="preserve"> (voir annexe 2).</w:t>
      </w:r>
    </w:p>
    <w:p w:rsidR="00EF6885" w:rsidRPr="008E231C" w:rsidRDefault="00EF6885" w:rsidP="00EF6885">
      <w:pPr>
        <w:spacing w:before="60"/>
        <w:ind w:left="567"/>
        <w:jc w:val="both"/>
      </w:pPr>
    </w:p>
    <w:p w:rsidR="00EF6885" w:rsidRPr="008E231C" w:rsidRDefault="005B0143" w:rsidP="00EF6885">
      <w:pPr>
        <w:numPr>
          <w:ilvl w:val="0"/>
          <w:numId w:val="8"/>
        </w:numPr>
        <w:spacing w:before="60"/>
        <w:ind w:left="567" w:firstLine="0"/>
        <w:jc w:val="both"/>
        <w:rPr>
          <w:b/>
        </w:rPr>
      </w:pPr>
      <w:r w:rsidRPr="008E231C">
        <w:rPr>
          <w:b/>
        </w:rPr>
        <w:t xml:space="preserve">Le débit de vapeur des épingles de réchauffage des bacs B22-B23-B24-B25-B27-B30 doit être réglé de façon à ce que </w:t>
      </w:r>
      <w:r w:rsidRPr="008E231C">
        <w:rPr>
          <w:b/>
          <w:u w:val="single"/>
        </w:rPr>
        <w:t>la température des bacs soit comprise entre 65 et 70°C</w:t>
      </w:r>
      <w:r w:rsidRPr="008E231C">
        <w:rPr>
          <w:b/>
        </w:rPr>
        <w:t xml:space="preserve"> </w:t>
      </w:r>
      <w:r w:rsidRPr="008E231C">
        <w:t>(problème de viscosité du produit pour circulation)</w:t>
      </w:r>
    </w:p>
    <w:p w:rsidR="00EF6885" w:rsidRPr="00314707" w:rsidRDefault="00EF6885" w:rsidP="00EF6885">
      <w:pPr>
        <w:spacing w:before="60"/>
        <w:jc w:val="both"/>
      </w:pPr>
    </w:p>
    <w:p w:rsidR="00EF6885" w:rsidRDefault="005B0143" w:rsidP="00EF6885">
      <w:pPr>
        <w:numPr>
          <w:ilvl w:val="0"/>
          <w:numId w:val="8"/>
        </w:numPr>
        <w:spacing w:before="60"/>
        <w:ind w:left="567" w:firstLine="0"/>
        <w:jc w:val="both"/>
      </w:pPr>
      <w:r w:rsidRPr="00314707">
        <w:t>En marche normale :</w:t>
      </w:r>
    </w:p>
    <w:p w:rsidR="00EF6885" w:rsidRPr="003336B4" w:rsidRDefault="005B0143" w:rsidP="00EF6885">
      <w:pPr>
        <w:pStyle w:val="Retraitcorpsdetexte"/>
        <w:numPr>
          <w:ilvl w:val="1"/>
          <w:numId w:val="5"/>
        </w:numPr>
        <w:spacing w:before="60" w:after="0" w:line="240" w:lineRule="auto"/>
        <w:ind w:left="1418" w:right="283"/>
        <w:jc w:val="both"/>
        <w:rPr>
          <w:sz w:val="22"/>
          <w:szCs w:val="22"/>
        </w:rPr>
      </w:pPr>
      <w:r w:rsidRPr="003336B4">
        <w:rPr>
          <w:sz w:val="22"/>
          <w:szCs w:val="22"/>
        </w:rPr>
        <w:t xml:space="preserve">Le coulage CK4 est disposé : les vannes 14-01, 14-03 et </w:t>
      </w:r>
      <w:r>
        <w:rPr>
          <w:sz w:val="22"/>
          <w:szCs w:val="22"/>
        </w:rPr>
        <w:t>HV11271</w:t>
      </w:r>
      <w:r w:rsidRPr="003336B4">
        <w:rPr>
          <w:sz w:val="22"/>
          <w:szCs w:val="22"/>
        </w:rPr>
        <w:t xml:space="preserve"> sont ouvertes.</w:t>
      </w:r>
    </w:p>
    <w:p w:rsidR="00EF6885" w:rsidRPr="003336B4" w:rsidRDefault="005B0143" w:rsidP="00EF6885">
      <w:pPr>
        <w:pStyle w:val="Retraitcorpsdetexte"/>
        <w:numPr>
          <w:ilvl w:val="1"/>
          <w:numId w:val="5"/>
        </w:numPr>
        <w:spacing w:before="60" w:after="0" w:line="240" w:lineRule="auto"/>
        <w:ind w:left="1418" w:right="283"/>
        <w:jc w:val="both"/>
        <w:rPr>
          <w:sz w:val="22"/>
          <w:szCs w:val="22"/>
        </w:rPr>
      </w:pPr>
      <w:r w:rsidRPr="003336B4">
        <w:rPr>
          <w:sz w:val="22"/>
          <w:szCs w:val="22"/>
        </w:rPr>
        <w:t xml:space="preserve">Les vannes manuelles en double des vannes d'isolement </w:t>
      </w:r>
      <w:proofErr w:type="spellStart"/>
      <w:r w:rsidRPr="003336B4">
        <w:rPr>
          <w:sz w:val="22"/>
          <w:szCs w:val="22"/>
        </w:rPr>
        <w:t>commandables</w:t>
      </w:r>
      <w:proofErr w:type="spellEnd"/>
      <w:r w:rsidRPr="003336B4">
        <w:rPr>
          <w:sz w:val="22"/>
          <w:szCs w:val="22"/>
        </w:rPr>
        <w:t xml:space="preserve"> à distance sont ouvertes (14-02 par exemple).</w:t>
      </w:r>
    </w:p>
    <w:p w:rsidR="00EF6885" w:rsidRPr="003336B4" w:rsidRDefault="005B0143" w:rsidP="00EF6885">
      <w:pPr>
        <w:pStyle w:val="Retraitcorpsdetexte"/>
        <w:numPr>
          <w:ilvl w:val="1"/>
          <w:numId w:val="5"/>
        </w:numPr>
        <w:spacing w:before="60" w:after="0" w:line="240" w:lineRule="auto"/>
        <w:ind w:left="1418" w:right="283"/>
        <w:jc w:val="both"/>
        <w:rPr>
          <w:sz w:val="22"/>
          <w:szCs w:val="22"/>
        </w:rPr>
      </w:pPr>
      <w:r w:rsidRPr="003336B4">
        <w:rPr>
          <w:sz w:val="22"/>
          <w:szCs w:val="22"/>
        </w:rPr>
        <w:t xml:space="preserve">Le chargement  Huile de pyrolyse est </w:t>
      </w:r>
      <w:r>
        <w:rPr>
          <w:sz w:val="22"/>
          <w:szCs w:val="22"/>
        </w:rPr>
        <w:t>isolé</w:t>
      </w:r>
      <w:r w:rsidRPr="003336B4">
        <w:rPr>
          <w:sz w:val="22"/>
          <w:szCs w:val="22"/>
        </w:rPr>
        <w:t xml:space="preserve"> : les vannes</w:t>
      </w:r>
      <w:r>
        <w:rPr>
          <w:sz w:val="22"/>
          <w:szCs w:val="22"/>
        </w:rPr>
        <w:t xml:space="preserve"> 14-17, 14-18, 14-19, 14-20,</w:t>
      </w:r>
      <w:r w:rsidRPr="003336B4">
        <w:rPr>
          <w:sz w:val="22"/>
          <w:szCs w:val="22"/>
        </w:rPr>
        <w:t xml:space="preserve"> 14-21, 14-22</w:t>
      </w:r>
      <w:r>
        <w:rPr>
          <w:sz w:val="22"/>
          <w:szCs w:val="22"/>
        </w:rPr>
        <w:t xml:space="preserve"> et </w:t>
      </w:r>
      <w:r w:rsidRPr="003336B4">
        <w:rPr>
          <w:sz w:val="22"/>
          <w:szCs w:val="22"/>
        </w:rPr>
        <w:t xml:space="preserve">14-41 </w:t>
      </w:r>
      <w:r>
        <w:rPr>
          <w:sz w:val="22"/>
          <w:szCs w:val="22"/>
        </w:rPr>
        <w:t>sont fermées</w:t>
      </w:r>
      <w:r w:rsidRPr="003336B4">
        <w:rPr>
          <w:sz w:val="22"/>
          <w:szCs w:val="22"/>
        </w:rPr>
        <w:t>.</w:t>
      </w:r>
    </w:p>
    <w:p w:rsidR="00EF6885" w:rsidRPr="003336B4" w:rsidRDefault="005B0143" w:rsidP="00EF6885">
      <w:pPr>
        <w:pStyle w:val="Retraitcorpsdetexte"/>
        <w:numPr>
          <w:ilvl w:val="1"/>
          <w:numId w:val="5"/>
        </w:numPr>
        <w:spacing w:before="60" w:after="0" w:line="240" w:lineRule="auto"/>
        <w:ind w:left="1418" w:right="283"/>
        <w:jc w:val="both"/>
        <w:rPr>
          <w:sz w:val="22"/>
          <w:szCs w:val="22"/>
        </w:rPr>
      </w:pPr>
      <w:r w:rsidRPr="003336B4">
        <w:rPr>
          <w:sz w:val="22"/>
          <w:szCs w:val="22"/>
        </w:rPr>
        <w:t xml:space="preserve">L'envoi vers la raffinerie et le retour G400 vers les bacs sont fermés (vannes 14-40, </w:t>
      </w:r>
      <w:r w:rsidRPr="003336B4">
        <w:rPr>
          <w:sz w:val="22"/>
          <w:szCs w:val="22"/>
        </w:rPr>
        <w:br/>
        <w:t>14-08,</w:t>
      </w:r>
      <w:r>
        <w:rPr>
          <w:sz w:val="22"/>
          <w:szCs w:val="22"/>
        </w:rPr>
        <w:t xml:space="preserve"> 14-09,</w:t>
      </w:r>
      <w:r w:rsidRPr="003336B4">
        <w:rPr>
          <w:sz w:val="22"/>
          <w:szCs w:val="22"/>
        </w:rPr>
        <w:t xml:space="preserve"> 14-17, 14-18, 14-19, 14-20 fermées).</w:t>
      </w:r>
    </w:p>
    <w:p w:rsidR="00EF6885" w:rsidRDefault="005B0143" w:rsidP="00EF6885">
      <w:pPr>
        <w:pStyle w:val="Retraitcorpsdetexte"/>
        <w:numPr>
          <w:ilvl w:val="1"/>
          <w:numId w:val="5"/>
        </w:numPr>
        <w:spacing w:before="60" w:after="0" w:line="240" w:lineRule="auto"/>
        <w:ind w:left="1418" w:right="283"/>
        <w:jc w:val="both"/>
        <w:rPr>
          <w:sz w:val="22"/>
          <w:szCs w:val="22"/>
        </w:rPr>
      </w:pPr>
      <w:r w:rsidRPr="003336B4">
        <w:rPr>
          <w:sz w:val="22"/>
          <w:szCs w:val="22"/>
        </w:rPr>
        <w:t>La liaison entre le coulage et l'aspiration pompe est fermée (</w:t>
      </w:r>
      <w:r>
        <w:rPr>
          <w:sz w:val="22"/>
          <w:szCs w:val="22"/>
        </w:rPr>
        <w:t>HV11221</w:t>
      </w:r>
      <w:r w:rsidRPr="003336B4">
        <w:rPr>
          <w:sz w:val="22"/>
          <w:szCs w:val="22"/>
        </w:rPr>
        <w:t>fermée</w:t>
      </w:r>
      <w:proofErr w:type="gramStart"/>
      <w:r w:rsidRPr="003336B4">
        <w:rPr>
          <w:sz w:val="22"/>
          <w:szCs w:val="22"/>
        </w:rPr>
        <w:t>,</w:t>
      </w:r>
      <w:proofErr w:type="gramEnd"/>
      <w:r w:rsidRPr="003336B4">
        <w:rPr>
          <w:sz w:val="22"/>
          <w:szCs w:val="22"/>
        </w:rPr>
        <w:br/>
      </w:r>
      <w:r>
        <w:rPr>
          <w:sz w:val="22"/>
          <w:szCs w:val="22"/>
        </w:rPr>
        <w:t xml:space="preserve">HV11271 </w:t>
      </w:r>
      <w:r w:rsidRPr="003336B4">
        <w:rPr>
          <w:sz w:val="22"/>
          <w:szCs w:val="22"/>
        </w:rPr>
        <w:t>ouverte).</w:t>
      </w:r>
    </w:p>
    <w:p w:rsidR="00EF6885" w:rsidRDefault="00EF6885" w:rsidP="00EF6885">
      <w:pPr>
        <w:pStyle w:val="Retraitcorpsdetexte"/>
        <w:spacing w:before="60" w:after="0" w:line="240" w:lineRule="auto"/>
        <w:ind w:right="283"/>
        <w:jc w:val="both"/>
        <w:rPr>
          <w:sz w:val="22"/>
          <w:szCs w:val="22"/>
        </w:rPr>
      </w:pPr>
    </w:p>
    <w:p w:rsidR="000F726B" w:rsidRPr="004935FE" w:rsidRDefault="002C7022" w:rsidP="00EF6885">
      <w:pPr>
        <w:pStyle w:val="Retraitcorpsdetexte"/>
        <w:spacing w:before="60" w:after="0" w:line="240" w:lineRule="auto"/>
        <w:ind w:right="283"/>
        <w:jc w:val="both"/>
        <w:rPr>
          <w:sz w:val="22"/>
          <w:szCs w:val="22"/>
        </w:rPr>
      </w:pPr>
      <w:r w:rsidRPr="007D63CD">
        <w:rPr>
          <w:noProof/>
          <w:sz w:val="22"/>
          <w:szCs w:val="22"/>
          <w:lang w:val="en-US"/>
        </w:rPr>
        <mc:AlternateContent>
          <mc:Choice Requires="wps">
            <w:drawing>
              <wp:anchor distT="0" distB="0" distL="114300" distR="114300" simplePos="0" relativeHeight="251662336" behindDoc="0" locked="0" layoutInCell="1" allowOverlap="1">
                <wp:simplePos x="0" y="0"/>
                <wp:positionH relativeFrom="column">
                  <wp:posOffset>-326390</wp:posOffset>
                </wp:positionH>
                <wp:positionV relativeFrom="paragraph">
                  <wp:posOffset>240665</wp:posOffset>
                </wp:positionV>
                <wp:extent cx="356870" cy="323215"/>
                <wp:effectExtent l="0" t="635"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323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73B17" w:rsidRPr="00B71D14" w:rsidRDefault="00073B17" w:rsidP="004935FE">
                            <w:pPr>
                              <w:rPr>
                                <w:b/>
                              </w:rPr>
                            </w:pPr>
                            <w:r w:rsidRPr="00B71D14">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25.7pt;margin-top:18.95pt;width:28.1pt;height:25.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" stroked="f">
                <v:textbox>
                  <w:txbxContent>
                    <w:p w:rsidR="00073B17" w:rsidRPr="00B71D14" w:rsidRDefault="00073B17" w:rsidP="004935FE">
                      <w:pPr>
                        <w:rPr>
                          <w:b/>
                        </w:rPr>
                      </w:pPr>
                      <w:r w:rsidRPr="00B71D14">
                        <w:rPr>
                          <w:b/>
                        </w:rPr>
                        <w:t>&gt;</w:t>
                      </w:r>
                    </w:p>
                  </w:txbxContent>
                </v:textbox>
              </v:shape>
            </w:pict>
          </mc:Fallback>
        </mc:AlternateContent>
      </w:r>
      <w:r w:rsidR="00EF6885" w:rsidRPr="007D63CD">
        <w:rPr>
          <w:sz w:val="22"/>
          <w:szCs w:val="22"/>
        </w:rPr>
        <w:t>Le</w:t>
      </w:r>
      <w:r w:rsidR="00CB2385" w:rsidRPr="007D63CD">
        <w:rPr>
          <w:sz w:val="22"/>
          <w:szCs w:val="22"/>
        </w:rPr>
        <w:t>s</w:t>
      </w:r>
      <w:r w:rsidR="00EF6885" w:rsidRPr="007D63CD">
        <w:rPr>
          <w:sz w:val="22"/>
          <w:szCs w:val="22"/>
        </w:rPr>
        <w:t xml:space="preserve"> bac</w:t>
      </w:r>
      <w:r w:rsidR="00CB2385" w:rsidRPr="007D63CD">
        <w:rPr>
          <w:sz w:val="22"/>
          <w:szCs w:val="22"/>
        </w:rPr>
        <w:t>s</w:t>
      </w:r>
      <w:r w:rsidR="00EF6885" w:rsidRPr="007D63CD">
        <w:rPr>
          <w:sz w:val="22"/>
          <w:szCs w:val="22"/>
        </w:rPr>
        <w:t xml:space="preserve"> </w:t>
      </w:r>
      <w:r w:rsidR="00CB2385" w:rsidRPr="007D63CD">
        <w:rPr>
          <w:sz w:val="22"/>
          <w:szCs w:val="22"/>
        </w:rPr>
        <w:t xml:space="preserve">B22 et </w:t>
      </w:r>
      <w:r w:rsidR="00EF6885" w:rsidRPr="007D63CD">
        <w:rPr>
          <w:sz w:val="22"/>
          <w:szCs w:val="22"/>
        </w:rPr>
        <w:t xml:space="preserve">B23 </w:t>
      </w:r>
      <w:r w:rsidR="00CB2385" w:rsidRPr="007D63CD">
        <w:rPr>
          <w:sz w:val="22"/>
          <w:szCs w:val="22"/>
        </w:rPr>
        <w:t>sont</w:t>
      </w:r>
      <w:r w:rsidR="00EF6885" w:rsidRPr="007D63CD">
        <w:rPr>
          <w:sz w:val="22"/>
          <w:szCs w:val="22"/>
        </w:rPr>
        <w:t xml:space="preserve"> </w:t>
      </w:r>
      <w:r w:rsidR="00CB2385" w:rsidRPr="007D63CD">
        <w:rPr>
          <w:sz w:val="22"/>
          <w:szCs w:val="22"/>
        </w:rPr>
        <w:t>des</w:t>
      </w:r>
      <w:r w:rsidR="00EF6885" w:rsidRPr="007D63CD">
        <w:rPr>
          <w:sz w:val="22"/>
          <w:szCs w:val="22"/>
        </w:rPr>
        <w:t xml:space="preserve"> bac</w:t>
      </w:r>
      <w:r w:rsidR="00CB2385" w:rsidRPr="007D63CD">
        <w:rPr>
          <w:sz w:val="22"/>
          <w:szCs w:val="22"/>
        </w:rPr>
        <w:t>s</w:t>
      </w:r>
      <w:r w:rsidR="00EF6885" w:rsidRPr="007D63CD">
        <w:rPr>
          <w:sz w:val="22"/>
          <w:szCs w:val="22"/>
        </w:rPr>
        <w:t xml:space="preserve"> </w:t>
      </w:r>
      <w:proofErr w:type="spellStart"/>
      <w:r w:rsidR="00EF6885" w:rsidRPr="007D63CD">
        <w:rPr>
          <w:sz w:val="22"/>
          <w:szCs w:val="22"/>
        </w:rPr>
        <w:t>barémé</w:t>
      </w:r>
      <w:r w:rsidR="00CB2385" w:rsidRPr="007D63CD">
        <w:rPr>
          <w:sz w:val="22"/>
          <w:szCs w:val="22"/>
        </w:rPr>
        <w:t>s</w:t>
      </w:r>
      <w:proofErr w:type="spellEnd"/>
      <w:r w:rsidR="00EF6885" w:rsidRPr="007D63CD">
        <w:rPr>
          <w:sz w:val="22"/>
          <w:szCs w:val="22"/>
        </w:rPr>
        <w:t xml:space="preserve"> utilisable</w:t>
      </w:r>
      <w:r w:rsidR="00CB2385" w:rsidRPr="007D63CD">
        <w:rPr>
          <w:sz w:val="22"/>
          <w:szCs w:val="22"/>
        </w:rPr>
        <w:t>s</w:t>
      </w:r>
      <w:r w:rsidR="00EF6885" w:rsidRPr="007D63CD">
        <w:rPr>
          <w:sz w:val="22"/>
          <w:szCs w:val="22"/>
        </w:rPr>
        <w:t xml:space="preserve"> pour les exports vers la raffinerie. Ce</w:t>
      </w:r>
      <w:r w:rsidR="00CB2385" w:rsidRPr="007D63CD">
        <w:rPr>
          <w:sz w:val="22"/>
          <w:szCs w:val="22"/>
        </w:rPr>
        <w:t>s</w:t>
      </w:r>
      <w:r w:rsidR="00EF6885" w:rsidRPr="007D63CD">
        <w:rPr>
          <w:sz w:val="22"/>
          <w:szCs w:val="22"/>
        </w:rPr>
        <w:t xml:space="preserve"> bac</w:t>
      </w:r>
      <w:r w:rsidR="00CB2385" w:rsidRPr="007D63CD">
        <w:rPr>
          <w:sz w:val="22"/>
          <w:szCs w:val="22"/>
        </w:rPr>
        <w:t>s</w:t>
      </w:r>
      <w:r w:rsidR="00EF6885" w:rsidRPr="007D63CD">
        <w:rPr>
          <w:sz w:val="22"/>
          <w:szCs w:val="22"/>
        </w:rPr>
        <w:t xml:space="preserve"> doi</w:t>
      </w:r>
      <w:r w:rsidR="00CB2385" w:rsidRPr="007D63CD">
        <w:rPr>
          <w:sz w:val="22"/>
          <w:szCs w:val="22"/>
        </w:rPr>
        <w:t>vent</w:t>
      </w:r>
      <w:r w:rsidR="00EF6885" w:rsidRPr="007D63CD">
        <w:rPr>
          <w:sz w:val="22"/>
          <w:szCs w:val="22"/>
        </w:rPr>
        <w:t xml:space="preserve"> donc être constitué</w:t>
      </w:r>
      <w:r w:rsidR="00CB2385" w:rsidRPr="007D63CD">
        <w:rPr>
          <w:sz w:val="22"/>
          <w:szCs w:val="22"/>
        </w:rPr>
        <w:t>s</w:t>
      </w:r>
      <w:r w:rsidR="00EF6885" w:rsidRPr="007D63CD">
        <w:rPr>
          <w:sz w:val="22"/>
          <w:szCs w:val="22"/>
        </w:rPr>
        <w:t xml:space="preserve"> plein</w:t>
      </w:r>
      <w:r w:rsidR="0066322D" w:rsidRPr="007D63CD">
        <w:rPr>
          <w:sz w:val="22"/>
          <w:szCs w:val="22"/>
        </w:rPr>
        <w:t>s</w:t>
      </w:r>
      <w:r w:rsidR="00EF6885" w:rsidRPr="007D63CD">
        <w:rPr>
          <w:sz w:val="22"/>
          <w:szCs w:val="22"/>
        </w:rPr>
        <w:t xml:space="preserve"> et maintenu</w:t>
      </w:r>
      <w:r w:rsidR="00CB2385" w:rsidRPr="007D63CD">
        <w:rPr>
          <w:sz w:val="22"/>
          <w:szCs w:val="22"/>
        </w:rPr>
        <w:t>s</w:t>
      </w:r>
      <w:r w:rsidR="0066322D" w:rsidRPr="007D63CD">
        <w:rPr>
          <w:sz w:val="22"/>
          <w:szCs w:val="22"/>
        </w:rPr>
        <w:t xml:space="preserve"> tels quels</w:t>
      </w:r>
      <w:r w:rsidR="00EF6885" w:rsidRPr="007D63CD">
        <w:rPr>
          <w:sz w:val="22"/>
          <w:szCs w:val="22"/>
        </w:rPr>
        <w:t xml:space="preserve">  dans la mesure du possible suivant la gestion des stocks. Une fois </w:t>
      </w:r>
      <w:proofErr w:type="gramStart"/>
      <w:r w:rsidR="00EF6885" w:rsidRPr="007D63CD">
        <w:rPr>
          <w:sz w:val="22"/>
          <w:szCs w:val="22"/>
        </w:rPr>
        <w:t>constitué</w:t>
      </w:r>
      <w:proofErr w:type="gramEnd"/>
      <w:r w:rsidR="002E01C7" w:rsidRPr="007D63CD">
        <w:rPr>
          <w:sz w:val="22"/>
          <w:szCs w:val="22"/>
        </w:rPr>
        <w:t xml:space="preserve"> (plein à 85%)</w:t>
      </w:r>
      <w:r w:rsidR="00EF6885" w:rsidRPr="007D63CD">
        <w:rPr>
          <w:sz w:val="22"/>
          <w:szCs w:val="22"/>
        </w:rPr>
        <w:t xml:space="preserve">, </w:t>
      </w:r>
      <w:r w:rsidR="002E01C7" w:rsidRPr="007D63CD">
        <w:rPr>
          <w:sz w:val="22"/>
          <w:szCs w:val="22"/>
        </w:rPr>
        <w:t>deux</w:t>
      </w:r>
      <w:r w:rsidR="00EF6885" w:rsidRPr="007D63CD">
        <w:rPr>
          <w:sz w:val="22"/>
          <w:szCs w:val="22"/>
        </w:rPr>
        <w:t xml:space="preserve"> échantillon</w:t>
      </w:r>
      <w:r w:rsidR="002E01C7" w:rsidRPr="007D63CD">
        <w:rPr>
          <w:sz w:val="22"/>
          <w:szCs w:val="22"/>
        </w:rPr>
        <w:t>s de ce</w:t>
      </w:r>
      <w:r w:rsidR="00EF6885" w:rsidRPr="007D63CD">
        <w:rPr>
          <w:sz w:val="22"/>
          <w:szCs w:val="22"/>
        </w:rPr>
        <w:t xml:space="preserve"> bac</w:t>
      </w:r>
      <w:r w:rsidR="0066322D" w:rsidRPr="007D63CD">
        <w:rPr>
          <w:sz w:val="22"/>
          <w:szCs w:val="22"/>
        </w:rPr>
        <w:t xml:space="preserve"> (B22 ou B23)</w:t>
      </w:r>
      <w:r w:rsidR="00EF6885" w:rsidRPr="007D63CD">
        <w:rPr>
          <w:sz w:val="22"/>
          <w:szCs w:val="22"/>
        </w:rPr>
        <w:t xml:space="preserve"> ser</w:t>
      </w:r>
      <w:r w:rsidR="002E01C7" w:rsidRPr="007D63CD">
        <w:rPr>
          <w:sz w:val="22"/>
          <w:szCs w:val="22"/>
        </w:rPr>
        <w:t>ont</w:t>
      </w:r>
      <w:r w:rsidR="00EF6885" w:rsidRPr="007D63CD">
        <w:rPr>
          <w:sz w:val="22"/>
          <w:szCs w:val="22"/>
        </w:rPr>
        <w:t xml:space="preserve"> </w:t>
      </w:r>
      <w:r w:rsidR="00881D1A" w:rsidRPr="007D63CD">
        <w:rPr>
          <w:sz w:val="22"/>
          <w:szCs w:val="22"/>
        </w:rPr>
        <w:t>prélevés</w:t>
      </w:r>
      <w:r w:rsidR="00EF6885" w:rsidRPr="007D63CD">
        <w:rPr>
          <w:sz w:val="22"/>
          <w:szCs w:val="22"/>
        </w:rPr>
        <w:t xml:space="preserve"> pour analyse (</w:t>
      </w:r>
      <w:proofErr w:type="spellStart"/>
      <w:r w:rsidR="00EF6885" w:rsidRPr="007D63CD">
        <w:rPr>
          <w:sz w:val="22"/>
          <w:szCs w:val="22"/>
        </w:rPr>
        <w:t>cf</w:t>
      </w:r>
      <w:proofErr w:type="spellEnd"/>
      <w:r w:rsidR="00EF6885" w:rsidRPr="007D63CD">
        <w:rPr>
          <w:sz w:val="22"/>
          <w:szCs w:val="22"/>
        </w:rPr>
        <w:t xml:space="preserve"> paragraphe 5.2.3)</w:t>
      </w:r>
      <w:r w:rsidR="0066322D" w:rsidRPr="007D63CD">
        <w:rPr>
          <w:sz w:val="22"/>
          <w:szCs w:val="22"/>
        </w:rPr>
        <w:t>, ces derniers sont équipés de poste d’échantillonnages</w:t>
      </w:r>
      <w:r w:rsidR="002E01C7" w:rsidRPr="007D63CD">
        <w:rPr>
          <w:sz w:val="22"/>
          <w:szCs w:val="22"/>
        </w:rPr>
        <w:t>. L’objectif étant</w:t>
      </w:r>
      <w:r w:rsidR="002E01C7" w:rsidRPr="004935FE">
        <w:rPr>
          <w:sz w:val="22"/>
          <w:szCs w:val="22"/>
        </w:rPr>
        <w:t xml:space="preserve">, en cas de problème et de nécessité de faire des exports, d’avoir les résultats d’analyse en amont. </w:t>
      </w:r>
      <w:r w:rsidR="000F726B" w:rsidRPr="004935FE">
        <w:rPr>
          <w:sz w:val="22"/>
          <w:szCs w:val="22"/>
        </w:rPr>
        <w:t>Les raisons sont :</w:t>
      </w:r>
    </w:p>
    <w:p w:rsidR="00EF6885" w:rsidRPr="004935FE" w:rsidRDefault="000F726B" w:rsidP="000F726B">
      <w:pPr>
        <w:pStyle w:val="Retraitcorpsdetexte"/>
        <w:numPr>
          <w:ilvl w:val="0"/>
          <w:numId w:val="12"/>
        </w:numPr>
        <w:spacing w:before="60" w:after="0" w:line="240" w:lineRule="auto"/>
        <w:ind w:right="283"/>
        <w:jc w:val="both"/>
        <w:rPr>
          <w:sz w:val="22"/>
          <w:szCs w:val="22"/>
        </w:rPr>
      </w:pPr>
      <w:r w:rsidRPr="004935FE">
        <w:rPr>
          <w:sz w:val="22"/>
          <w:szCs w:val="22"/>
        </w:rPr>
        <w:t xml:space="preserve">Indisponibilité du </w:t>
      </w:r>
      <w:r w:rsidR="002E01C7" w:rsidRPr="004935FE">
        <w:rPr>
          <w:sz w:val="22"/>
          <w:szCs w:val="22"/>
        </w:rPr>
        <w:t xml:space="preserve">Labo CTL </w:t>
      </w:r>
      <w:r w:rsidRPr="004935FE">
        <w:rPr>
          <w:sz w:val="22"/>
          <w:szCs w:val="22"/>
        </w:rPr>
        <w:t>le week-end</w:t>
      </w:r>
    </w:p>
    <w:p w:rsidR="000F726B" w:rsidRPr="004935FE" w:rsidRDefault="000F726B" w:rsidP="00945987">
      <w:pPr>
        <w:pStyle w:val="Retraitcorpsdetexte"/>
        <w:numPr>
          <w:ilvl w:val="0"/>
          <w:numId w:val="12"/>
        </w:numPr>
        <w:spacing w:before="60" w:after="0" w:line="240" w:lineRule="auto"/>
        <w:ind w:right="283"/>
        <w:rPr>
          <w:sz w:val="22"/>
          <w:szCs w:val="22"/>
        </w:rPr>
      </w:pPr>
      <w:r w:rsidRPr="004935FE">
        <w:rPr>
          <w:sz w:val="22"/>
          <w:szCs w:val="22"/>
        </w:rPr>
        <w:t xml:space="preserve">L’utilisation du </w:t>
      </w:r>
      <w:proofErr w:type="spellStart"/>
      <w:r w:rsidRPr="004935FE">
        <w:rPr>
          <w:sz w:val="22"/>
          <w:szCs w:val="22"/>
        </w:rPr>
        <w:t>barémage</w:t>
      </w:r>
      <w:proofErr w:type="spellEnd"/>
      <w:r w:rsidRPr="004935FE">
        <w:rPr>
          <w:sz w:val="22"/>
          <w:szCs w:val="22"/>
        </w:rPr>
        <w:t xml:space="preserve"> du bac implique l’absen</w:t>
      </w:r>
      <w:r w:rsidR="00945987" w:rsidRPr="004935FE">
        <w:rPr>
          <w:sz w:val="22"/>
          <w:szCs w:val="22"/>
        </w:rPr>
        <w:t>ce de mouvements de remplissage et de soutirage du bac autre que celui de l’export du jour J.</w:t>
      </w:r>
    </w:p>
    <w:p w:rsidR="00EF6885" w:rsidRPr="00C92862" w:rsidRDefault="00EF6885" w:rsidP="00EF6885">
      <w:pPr>
        <w:pStyle w:val="Retraitcorpsdetexte"/>
        <w:spacing w:before="60" w:after="0" w:line="240" w:lineRule="auto"/>
        <w:ind w:right="283"/>
        <w:jc w:val="both"/>
        <w:rPr>
          <w:sz w:val="22"/>
          <w:szCs w:val="22"/>
        </w:rPr>
      </w:pPr>
    </w:p>
    <w:p w:rsidR="00EF6885" w:rsidRPr="003336B4" w:rsidRDefault="005B0143" w:rsidP="00EF6885">
      <w:pPr>
        <w:numPr>
          <w:ilvl w:val="0"/>
          <w:numId w:val="8"/>
        </w:numPr>
        <w:spacing w:before="60"/>
        <w:ind w:left="567" w:firstLine="0"/>
        <w:jc w:val="both"/>
      </w:pPr>
      <w:r w:rsidRPr="003336B4">
        <w:t>Bac de secours : </w:t>
      </w:r>
    </w:p>
    <w:p w:rsidR="00EF6885" w:rsidRDefault="005B0143" w:rsidP="00EF6885">
      <w:pPr>
        <w:spacing w:before="60"/>
        <w:ind w:left="567"/>
        <w:jc w:val="both"/>
      </w:pPr>
      <w:r w:rsidRPr="003336B4">
        <w:t>Veillez à ce qu'il y ait toujours un bac défini comme « Bac de secours », qui soit disponible, avec du creux, et différent du bac en cours de remplissage. Le « bac de secou</w:t>
      </w:r>
      <w:r>
        <w:t>rs » est celui vers lequel sera</w:t>
      </w:r>
    </w:p>
    <w:p w:rsidR="00EF6885" w:rsidRPr="003336B4" w:rsidRDefault="005B0143" w:rsidP="00EF6885">
      <w:pPr>
        <w:spacing w:before="60"/>
        <w:ind w:left="567"/>
        <w:jc w:val="both"/>
      </w:pPr>
      <w:proofErr w:type="gramStart"/>
      <w:r w:rsidRPr="003336B4">
        <w:t>détourné</w:t>
      </w:r>
      <w:proofErr w:type="gramEnd"/>
      <w:r w:rsidRPr="003336B4">
        <w:t xml:space="preserve"> le coulage  automatiquement en cas de déclenchement d’un automatisme LXH.  </w:t>
      </w:r>
    </w:p>
    <w:p w:rsidR="00EF6885" w:rsidRDefault="005B0143" w:rsidP="00EF6885">
      <w:pPr>
        <w:spacing w:before="60"/>
        <w:ind w:left="567"/>
        <w:jc w:val="both"/>
      </w:pPr>
      <w:r w:rsidRPr="003336B4">
        <w:t xml:space="preserve">La sélection se fait via le pavé « Bac de secours en remplissage » sur le synoptique "P_NORD" (Stockages Parc Nord). </w:t>
      </w:r>
    </w:p>
    <w:p w:rsidR="00EF6885" w:rsidRPr="00C92862" w:rsidRDefault="00EF6885" w:rsidP="00EF6885">
      <w:pPr>
        <w:jc w:val="both"/>
      </w:pPr>
    </w:p>
    <w:p w:rsidR="00EF6885" w:rsidRPr="003336B4" w:rsidRDefault="005B0143" w:rsidP="00EF6885">
      <w:pPr>
        <w:numPr>
          <w:ilvl w:val="0"/>
          <w:numId w:val="8"/>
        </w:numPr>
        <w:spacing w:before="60"/>
        <w:ind w:left="567" w:firstLine="0"/>
        <w:jc w:val="both"/>
      </w:pPr>
      <w:r w:rsidRPr="003336B4">
        <w:t>Alarmes et automatismes de niveau haut (prévention des débordements) </w:t>
      </w:r>
    </w:p>
    <w:p w:rsidR="00EF6885" w:rsidRPr="003336B4" w:rsidRDefault="005B0143" w:rsidP="00EF6885">
      <w:pPr>
        <w:spacing w:before="60"/>
        <w:ind w:left="567"/>
        <w:jc w:val="both"/>
      </w:pPr>
      <w:r w:rsidRPr="003336B4">
        <w:t>Sur chacun des bacs B22-B23-B24-B25-B27-B30 il y a :</w:t>
      </w:r>
    </w:p>
    <w:p w:rsidR="00EF6885" w:rsidRPr="003336B4" w:rsidRDefault="005B0143" w:rsidP="00EF6885">
      <w:pPr>
        <w:pStyle w:val="Paragraphedeliste"/>
        <w:numPr>
          <w:ilvl w:val="0"/>
          <w:numId w:val="32"/>
        </w:numPr>
        <w:spacing w:before="60"/>
        <w:ind w:left="1429"/>
        <w:jc w:val="both"/>
        <w:rPr>
          <w:b/>
          <w:sz w:val="22"/>
          <w:szCs w:val="22"/>
        </w:rPr>
      </w:pPr>
      <w:r w:rsidRPr="003336B4">
        <w:rPr>
          <w:b/>
          <w:sz w:val="22"/>
          <w:szCs w:val="22"/>
        </w:rPr>
        <w:t xml:space="preserve">1 seuil d’alarme à </w:t>
      </w:r>
      <w:r w:rsidRPr="003336B4">
        <w:rPr>
          <w:b/>
          <w:sz w:val="22"/>
          <w:szCs w:val="22"/>
          <w:u w:val="single"/>
        </w:rPr>
        <w:t>85%</w:t>
      </w:r>
      <w:r w:rsidRPr="003336B4">
        <w:rPr>
          <w:b/>
          <w:sz w:val="22"/>
          <w:szCs w:val="22"/>
        </w:rPr>
        <w:t xml:space="preserve"> (sur les niveaux L022 … L030) qui indique que le </w:t>
      </w:r>
      <w:r w:rsidRPr="003336B4">
        <w:rPr>
          <w:b/>
          <w:sz w:val="22"/>
          <w:szCs w:val="22"/>
          <w:u w:val="single"/>
        </w:rPr>
        <w:t>niveau maximum d'exploitation</w:t>
      </w:r>
      <w:r w:rsidRPr="003336B4">
        <w:rPr>
          <w:b/>
          <w:sz w:val="22"/>
          <w:szCs w:val="22"/>
        </w:rPr>
        <w:t xml:space="preserve"> est atteint et qui demande une action immédiate : </w:t>
      </w:r>
    </w:p>
    <w:p w:rsidR="00EF6885" w:rsidRPr="003336B4" w:rsidRDefault="005B0143" w:rsidP="00EF6885">
      <w:pPr>
        <w:pStyle w:val="Paragraphedeliste"/>
        <w:numPr>
          <w:ilvl w:val="2"/>
          <w:numId w:val="5"/>
        </w:numPr>
        <w:spacing w:before="60"/>
        <w:ind w:left="3285"/>
        <w:jc w:val="both"/>
        <w:rPr>
          <w:sz w:val="22"/>
          <w:szCs w:val="22"/>
        </w:rPr>
      </w:pPr>
      <w:r w:rsidRPr="003336B4">
        <w:rPr>
          <w:sz w:val="22"/>
          <w:szCs w:val="22"/>
        </w:rPr>
        <w:t>détourner le produit vers un autre bac</w:t>
      </w:r>
    </w:p>
    <w:p w:rsidR="00EF6885" w:rsidRPr="009C6420" w:rsidRDefault="005B0143" w:rsidP="00EF6885">
      <w:pPr>
        <w:pStyle w:val="Retraitcorpsdetexte"/>
        <w:numPr>
          <w:ilvl w:val="1"/>
          <w:numId w:val="5"/>
        </w:numPr>
        <w:spacing w:before="60" w:after="0" w:line="240" w:lineRule="auto"/>
        <w:ind w:left="1418" w:right="283"/>
        <w:jc w:val="both"/>
        <w:rPr>
          <w:sz w:val="22"/>
          <w:szCs w:val="22"/>
        </w:rPr>
      </w:pPr>
      <w:r w:rsidRPr="009C6420">
        <w:rPr>
          <w:sz w:val="22"/>
          <w:szCs w:val="22"/>
        </w:rPr>
        <w:t xml:space="preserve">1 seuil d’automatisme LXH à 95 % (sur les niveaux LX11220… LX11300) qui provoque la fermeture de la vanne d’alimentation du bac concerné, ainsi que l’ouverture de la vanne d’alimentation du bac désigné comme  « bac de secours ».  </w:t>
      </w:r>
    </w:p>
    <w:p w:rsidR="00EF6885" w:rsidRPr="00AC5D6E" w:rsidRDefault="005B0143" w:rsidP="00EF6885">
      <w:pPr>
        <w:spacing w:before="60"/>
        <w:ind w:left="567"/>
        <w:jc w:val="both"/>
      </w:pPr>
      <w:r w:rsidRPr="00AC5D6E">
        <w:t xml:space="preserve">NB : Pour reprendre la main sur une vanne fermée par LXH, il est nécessaire d’abaisser le niveau du bac concerné en-dessous de 95%, via la seconde ligne de pied de bac (sauf B22 et B27). Ou alors la maintenance devra poser un by-pass sur le LXH (à inscrire au cahier des by-pass). </w:t>
      </w:r>
    </w:p>
    <w:p w:rsidR="00EF6885" w:rsidRDefault="005B0143" w:rsidP="00EF6885">
      <w:pPr>
        <w:pStyle w:val="Citationintense"/>
        <w:numPr>
          <w:ilvl w:val="2"/>
          <w:numId w:val="43"/>
        </w:numPr>
      </w:pPr>
      <w:r>
        <w:t>Isolement/alimentation d’un bac</w:t>
      </w:r>
    </w:p>
    <w:p w:rsidR="00EF6885" w:rsidRPr="00BD4C1E" w:rsidRDefault="005B0143" w:rsidP="00EF6885">
      <w:pPr>
        <w:numPr>
          <w:ilvl w:val="0"/>
          <w:numId w:val="14"/>
        </w:numPr>
        <w:spacing w:before="60"/>
        <w:ind w:left="567" w:firstLine="0"/>
        <w:jc w:val="both"/>
        <w:rPr>
          <w:b/>
        </w:rPr>
      </w:pPr>
      <w:r w:rsidRPr="00BD4C1E">
        <w:rPr>
          <w:b/>
        </w:rPr>
        <w:t xml:space="preserve">Veillez à ce qu'il y ait toujours un bac en charge sur le circuit </w:t>
      </w:r>
    </w:p>
    <w:p w:rsidR="00EF6885" w:rsidRPr="002C29C9" w:rsidRDefault="005B0143" w:rsidP="00EF6885">
      <w:pPr>
        <w:numPr>
          <w:ilvl w:val="0"/>
          <w:numId w:val="14"/>
        </w:numPr>
        <w:ind w:left="567" w:firstLine="0"/>
      </w:pPr>
      <w:r w:rsidRPr="00B63940">
        <w:t xml:space="preserve">Ouvrir la vanne d'alimentation du bac pour le remplir. </w:t>
      </w:r>
      <w:r w:rsidRPr="00B63940">
        <w:br/>
        <w:t xml:space="preserve">Vannes 4" concernées </w:t>
      </w:r>
      <w:r w:rsidRPr="002C29C9">
        <w:t>: HXV11300 (B30), HXV11250 (B25), HXV11230 (B23), HXV11240 (B24), HXV11220 (B22), HXV11270 (B27).</w:t>
      </w:r>
    </w:p>
    <w:p w:rsidR="00EF6885" w:rsidRDefault="005B0143" w:rsidP="00EF6885">
      <w:pPr>
        <w:numPr>
          <w:ilvl w:val="0"/>
          <w:numId w:val="14"/>
        </w:numPr>
        <w:spacing w:before="60"/>
        <w:ind w:left="567" w:firstLine="0"/>
        <w:jc w:val="both"/>
      </w:pPr>
      <w:r w:rsidRPr="00421679">
        <w:t>Fermer la vanne d'alimentation du bac pour l'isoler. Vannes 4" concernées : les</w:t>
      </w:r>
      <w:r w:rsidRPr="00421679">
        <w:br/>
        <w:t>mêmes, selon le bac à isoler.</w:t>
      </w:r>
    </w:p>
    <w:p w:rsidR="00EF6885" w:rsidRDefault="005B0143" w:rsidP="00EF6885">
      <w:pPr>
        <w:pStyle w:val="Citationintense"/>
        <w:numPr>
          <w:ilvl w:val="2"/>
          <w:numId w:val="43"/>
        </w:numPr>
        <w:rPr>
          <w:rFonts w:cs="Arial"/>
        </w:rPr>
      </w:pPr>
      <w:r>
        <w:rPr>
          <w:rFonts w:cs="Arial"/>
        </w:rPr>
        <w:t>Expédition d’Huile de pyrolyse Cracking vers la raffinerie</w:t>
      </w:r>
    </w:p>
    <w:p w:rsidR="00EF6885" w:rsidRPr="005D589D" w:rsidRDefault="002C7022" w:rsidP="00EF6885">
      <w:pPr>
        <w:numPr>
          <w:ilvl w:val="0"/>
          <w:numId w:val="15"/>
        </w:numPr>
        <w:spacing w:before="60"/>
        <w:ind w:left="567" w:firstLine="0"/>
        <w:jc w:val="both"/>
      </w:pPr>
      <w:r>
        <w:rPr>
          <w:noProof/>
          <w:lang w:val="en-US"/>
        </w:rPr>
        <mc:AlternateContent>
          <mc:Choice Requires="wps">
            <w:drawing>
              <wp:anchor distT="0" distB="0" distL="114300" distR="114300" simplePos="0" relativeHeight="251663360" behindDoc="0" locked="0" layoutInCell="1" allowOverlap="1">
                <wp:simplePos x="0" y="0"/>
                <wp:positionH relativeFrom="column">
                  <wp:posOffset>-179070</wp:posOffset>
                </wp:positionH>
                <wp:positionV relativeFrom="paragraph">
                  <wp:posOffset>172720</wp:posOffset>
                </wp:positionV>
                <wp:extent cx="356870" cy="323215"/>
                <wp:effectExtent l="0" t="635" r="0"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323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73B17" w:rsidRPr="00B71D14" w:rsidRDefault="00073B17" w:rsidP="005D589D">
                            <w:pPr>
                              <w:rPr>
                                <w:b/>
                              </w:rPr>
                            </w:pPr>
                            <w:r w:rsidRPr="00B71D14">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7" type="#_x0000_t202" style="position:absolute;left:0;text-align:left;margin-left:-14.1pt;margin-top:13.6pt;width:28.1pt;height:25.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" stroked="f">
                <v:textbox>
                  <w:txbxContent>
                    <w:p w:rsidR="00073B17" w:rsidRPr="00B71D14" w:rsidRDefault="00073B17" w:rsidP="005D589D">
                      <w:pPr>
                        <w:rPr>
                          <w:b/>
                        </w:rPr>
                      </w:pPr>
                      <w:r w:rsidRPr="00B71D14">
                        <w:rPr>
                          <w:b/>
                        </w:rPr>
                        <w:t>&gt;</w:t>
                      </w:r>
                    </w:p>
                  </w:txbxContent>
                </v:textbox>
              </v:shape>
            </w:pict>
          </mc:Fallback>
        </mc:AlternateContent>
      </w:r>
      <w:r w:rsidR="005B0143" w:rsidRPr="005D589D">
        <w:t xml:space="preserve">L'expédition doit être programmée à l'avance, en accord avec NC/PG (au moins </w:t>
      </w:r>
      <w:r w:rsidR="00EF6885" w:rsidRPr="005D589D">
        <w:t>24</w:t>
      </w:r>
      <w:r w:rsidR="005B0143" w:rsidRPr="005D589D">
        <w:t xml:space="preserve"> h à l'avance).</w:t>
      </w:r>
      <w:r w:rsidR="002E01C7" w:rsidRPr="005D589D">
        <w:t xml:space="preserve"> Cette expédition doit être faite depuis le bac </w:t>
      </w:r>
      <w:proofErr w:type="spellStart"/>
      <w:r w:rsidR="002E01C7" w:rsidRPr="005D589D">
        <w:t>barémé</w:t>
      </w:r>
      <w:proofErr w:type="spellEnd"/>
      <w:r w:rsidR="002E01C7" w:rsidRPr="005D589D">
        <w:t xml:space="preserve"> </w:t>
      </w:r>
      <w:r w:rsidR="002E01C7" w:rsidRPr="007D63CD">
        <w:t>B23</w:t>
      </w:r>
      <w:r w:rsidR="00CB2385" w:rsidRPr="007D63CD">
        <w:t xml:space="preserve"> ou B22</w:t>
      </w:r>
      <w:r w:rsidR="002E01C7" w:rsidRPr="007D63CD">
        <w:t xml:space="preserve">, bac </w:t>
      </w:r>
      <w:r w:rsidR="002E01C7" w:rsidRPr="005D589D">
        <w:t>qui doit être constitué au plus tard à J-1 avant l’export</w:t>
      </w:r>
    </w:p>
    <w:p w:rsidR="00EF6885" w:rsidRPr="00946BE3" w:rsidRDefault="005B0143" w:rsidP="00EF6885">
      <w:pPr>
        <w:numPr>
          <w:ilvl w:val="0"/>
          <w:numId w:val="15"/>
        </w:numPr>
        <w:spacing w:before="60"/>
        <w:ind w:left="567" w:firstLine="0"/>
        <w:jc w:val="both"/>
      </w:pPr>
      <w:r w:rsidRPr="00946BE3">
        <w:t>Transmettre un échantillon d’Huile de pyrolyse du bac à expédier au laboratoire LCC de INEOS (</w:t>
      </w:r>
      <w:r w:rsidRPr="00946BE3">
        <w:rPr>
          <w:rFonts w:ascii="Wingdings" w:hAnsi="Wingdings"/>
        </w:rPr>
        <w:sym w:font="Wingdings" w:char="F028"/>
      </w:r>
      <w:r w:rsidRPr="00946BE3">
        <w:t xml:space="preserve"> 8143) pour analyse de densité, viscosité –po</w:t>
      </w:r>
      <w:r w:rsidR="007D63CD">
        <w:t xml:space="preserve">int de flash. Le résultat des </w:t>
      </w:r>
      <w:r w:rsidRPr="00946BE3">
        <w:t>analyses sera indiqué sur la feuille de mouvement.</w:t>
      </w:r>
    </w:p>
    <w:p w:rsidR="00EF6885" w:rsidRPr="00946BE3" w:rsidRDefault="005B0143" w:rsidP="00EF6885">
      <w:pPr>
        <w:numPr>
          <w:ilvl w:val="0"/>
          <w:numId w:val="15"/>
        </w:numPr>
        <w:spacing w:before="60"/>
        <w:ind w:left="567" w:firstLine="0"/>
        <w:jc w:val="both"/>
      </w:pPr>
      <w:r w:rsidRPr="00946BE3">
        <w:t>Un échantillon supplémentaire sera prélevé pour mesure de soufre et de benzène à déposer au laboratoire INEOS (C.T.L  Tel 04.42.35.85.24).</w:t>
      </w:r>
    </w:p>
    <w:p w:rsidR="00EF6885" w:rsidRPr="00946BE3" w:rsidRDefault="005B0143" w:rsidP="00EF6885">
      <w:pPr>
        <w:numPr>
          <w:ilvl w:val="0"/>
          <w:numId w:val="15"/>
        </w:numPr>
        <w:spacing w:before="60"/>
        <w:ind w:left="567" w:firstLine="0"/>
        <w:jc w:val="both"/>
      </w:pPr>
      <w:r w:rsidRPr="00946BE3">
        <w:t>Remplir une feuille "Mouvements de bacs Parc Nord" (idem annexe 2) et s'assurer de sa transmission au Fax N° 6183. Recopier ces informations sur le cahier de quart.</w:t>
      </w:r>
    </w:p>
    <w:p w:rsidR="00EF6885" w:rsidRPr="005D589D" w:rsidRDefault="005B0143" w:rsidP="00EF6885">
      <w:pPr>
        <w:numPr>
          <w:ilvl w:val="0"/>
          <w:numId w:val="15"/>
        </w:numPr>
        <w:spacing w:before="60"/>
        <w:ind w:left="567" w:firstLine="0"/>
        <w:jc w:val="both"/>
      </w:pPr>
      <w:r w:rsidRPr="005D589D">
        <w:t>Disposer le bac à transférer</w:t>
      </w:r>
      <w:r w:rsidR="002E01C7" w:rsidRPr="005D589D">
        <w:t xml:space="preserve"> au jour J</w:t>
      </w:r>
      <w:r w:rsidRPr="005D589D">
        <w:t xml:space="preserve"> en ouvrant la vanne de vidange vers la ligne d'aspiration du groupe de pompes G400. Vannes concernées : </w:t>
      </w:r>
      <w:r w:rsidR="002E01C7" w:rsidRPr="005D589D">
        <w:t xml:space="preserve">HV11231 (B23), ou si B23 indisponible </w:t>
      </w:r>
      <w:r w:rsidRPr="005D589D">
        <w:t>HV11301 (B30), HV11251 (B25)</w:t>
      </w:r>
      <w:r w:rsidR="007D63CD" w:rsidRPr="005D589D">
        <w:t>,</w:t>
      </w:r>
      <w:r w:rsidRPr="005D589D">
        <w:t xml:space="preserve"> HV11241 (B24).</w:t>
      </w:r>
    </w:p>
    <w:p w:rsidR="00EF6885" w:rsidRPr="00946BE3" w:rsidRDefault="005B0143" w:rsidP="00EF6885">
      <w:pPr>
        <w:numPr>
          <w:ilvl w:val="0"/>
          <w:numId w:val="15"/>
        </w:numPr>
        <w:spacing w:before="60"/>
        <w:ind w:left="567" w:firstLine="0"/>
        <w:jc w:val="both"/>
      </w:pPr>
      <w:r w:rsidRPr="0031403C">
        <w:t>Pour les bacs B22 ou B27, fermer la liaison CK4 (</w:t>
      </w:r>
      <w:r>
        <w:t>HV11271</w:t>
      </w:r>
      <w:r w:rsidRPr="0031403C">
        <w:t>) et ouvrir la liaison avec les pompes</w:t>
      </w:r>
      <w:r w:rsidRPr="00946BE3">
        <w:t xml:space="preserve"> (</w:t>
      </w:r>
      <w:r>
        <w:t xml:space="preserve">HV11221 </w:t>
      </w:r>
      <w:r w:rsidRPr="00946BE3">
        <w:t>et 14-15).</w:t>
      </w:r>
    </w:p>
    <w:p w:rsidR="00EF6885" w:rsidRPr="00946BE3" w:rsidRDefault="005B0143" w:rsidP="00EF6885">
      <w:pPr>
        <w:numPr>
          <w:ilvl w:val="0"/>
          <w:numId w:val="15"/>
        </w:numPr>
        <w:spacing w:before="60"/>
        <w:ind w:left="567" w:firstLine="0"/>
        <w:jc w:val="both"/>
      </w:pPr>
      <w:r w:rsidRPr="00946BE3">
        <w:t>Vérifier la fermeture de la vanne 14-08 de liaison avec la ligne alimentant la Centrale Sud et l'ouverture de la 14-09 vers la raffinerie/chargement.</w:t>
      </w:r>
    </w:p>
    <w:p w:rsidR="00EF6885" w:rsidRPr="00946BE3" w:rsidRDefault="005B0143" w:rsidP="00EF6885">
      <w:pPr>
        <w:numPr>
          <w:ilvl w:val="0"/>
          <w:numId w:val="15"/>
        </w:numPr>
        <w:spacing w:before="60"/>
        <w:ind w:left="567" w:firstLine="0"/>
        <w:jc w:val="both"/>
      </w:pPr>
      <w:r w:rsidRPr="00946BE3">
        <w:t>Ouvrir la vanne 14-40 de liaison avec la ligne alimentant la raffinerie.</w:t>
      </w:r>
    </w:p>
    <w:p w:rsidR="00EF6885" w:rsidRPr="00946BE3" w:rsidRDefault="005B0143" w:rsidP="00EF6885">
      <w:pPr>
        <w:numPr>
          <w:ilvl w:val="0"/>
          <w:numId w:val="15"/>
        </w:numPr>
        <w:spacing w:before="60"/>
        <w:ind w:left="567" w:firstLine="0"/>
        <w:jc w:val="both"/>
      </w:pPr>
      <w:r w:rsidRPr="00946BE3">
        <w:t>Prévenir la raffinerie (CDQ Off Sites</w:t>
      </w:r>
      <w:r w:rsidRPr="00946BE3">
        <w:rPr>
          <w:rFonts w:ascii="Wingdings" w:hAnsi="Wingdings"/>
        </w:rPr>
        <w:sym w:font="Wingdings" w:char="F028"/>
      </w:r>
      <w:r w:rsidRPr="00946BE3">
        <w:t xml:space="preserve"> 6392) du début de la manœuvre.</w:t>
      </w:r>
    </w:p>
    <w:p w:rsidR="00EF6885" w:rsidRPr="0097335C" w:rsidRDefault="005B0143" w:rsidP="00EF6885">
      <w:pPr>
        <w:numPr>
          <w:ilvl w:val="0"/>
          <w:numId w:val="15"/>
        </w:numPr>
        <w:spacing w:before="60"/>
        <w:ind w:left="567" w:firstLine="0"/>
        <w:jc w:val="both"/>
      </w:pPr>
      <w:r w:rsidRPr="00946BE3">
        <w:t xml:space="preserve">Température </w:t>
      </w:r>
      <w:r w:rsidRPr="00946BE3">
        <w:rPr>
          <w:rFonts w:ascii="Symbol" w:hAnsi="Symbol"/>
        </w:rPr>
        <w:sym w:font="Symbol" w:char="F0A3"/>
      </w:r>
      <w:r w:rsidRPr="00946BE3">
        <w:t xml:space="preserve"> 70° C</w:t>
      </w:r>
    </w:p>
    <w:p w:rsidR="00EF6885" w:rsidRPr="00946BE3" w:rsidRDefault="00FA2A82" w:rsidP="00EF6885">
      <w:pPr>
        <w:numPr>
          <w:ilvl w:val="0"/>
          <w:numId w:val="15"/>
        </w:numPr>
        <w:spacing w:before="60"/>
        <w:ind w:left="567" w:firstLine="0"/>
        <w:jc w:val="both"/>
      </w:pPr>
      <w:r>
        <w:rPr>
          <w:noProof/>
          <w:lang w:val="en-US"/>
        </w:rPr>
        <mc:AlternateContent>
          <mc:Choice Requires="wps">
            <w:drawing>
              <wp:anchor distT="0" distB="0" distL="114300" distR="114300" simplePos="0" relativeHeight="251665408" behindDoc="0" locked="0" layoutInCell="1" allowOverlap="1" wp14:anchorId="07DDF300" wp14:editId="68C0081C">
                <wp:simplePos x="0" y="0"/>
                <wp:positionH relativeFrom="column">
                  <wp:posOffset>-180975</wp:posOffset>
                </wp:positionH>
                <wp:positionV relativeFrom="paragraph">
                  <wp:posOffset>199390</wp:posOffset>
                </wp:positionV>
                <wp:extent cx="356870" cy="323215"/>
                <wp:effectExtent l="0" t="635"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323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A2A82" w:rsidRPr="00B71D14" w:rsidRDefault="00FA2A82" w:rsidP="00FA2A82">
                            <w:pPr>
                              <w:rPr>
                                <w:b/>
                              </w:rPr>
                            </w:pPr>
                            <w:r w:rsidRPr="00B71D14">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DF300" id="_x0000_s1028" type="#_x0000_t202" style="position:absolute;left:0;text-align:left;margin-left:-14.25pt;margin-top:15.7pt;width:28.1pt;height:2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" stroked="f">
                <v:textbox>
                  <w:txbxContent>
                    <w:p w:rsidR="00FA2A82" w:rsidRPr="00B71D14" w:rsidRDefault="00FA2A82" w:rsidP="00FA2A82">
                      <w:pPr>
                        <w:rPr>
                          <w:b/>
                        </w:rPr>
                      </w:pPr>
                      <w:r w:rsidRPr="00B71D14">
                        <w:rPr>
                          <w:b/>
                        </w:rPr>
                        <w:t>&gt;</w:t>
                      </w:r>
                    </w:p>
                  </w:txbxContent>
                </v:textbox>
              </v:shape>
            </w:pict>
          </mc:Fallback>
        </mc:AlternateContent>
      </w:r>
      <w:r w:rsidR="005B0143" w:rsidRPr="00946BE3">
        <w:t>L’huile de pyrolyse livrée à la Société INEOS doit avoir les spécifications suivantes :</w:t>
      </w:r>
    </w:p>
    <w:p w:rsidR="00EF6885" w:rsidRPr="00FA2A82" w:rsidRDefault="005B0143" w:rsidP="00EF6885">
      <w:pPr>
        <w:spacing w:before="60"/>
        <w:ind w:left="1418"/>
        <w:jc w:val="both"/>
        <w:rPr>
          <w:b/>
          <w:lang w:val="de-DE"/>
        </w:rPr>
      </w:pPr>
      <w:r w:rsidRPr="00EF6885">
        <w:rPr>
          <w:lang w:val="de-DE"/>
        </w:rPr>
        <w:t xml:space="preserve">- </w:t>
      </w:r>
      <w:proofErr w:type="spellStart"/>
      <w:r w:rsidRPr="00EF6885">
        <w:rPr>
          <w:lang w:val="de-DE"/>
        </w:rPr>
        <w:t>Densité</w:t>
      </w:r>
      <w:proofErr w:type="spellEnd"/>
      <w:r w:rsidRPr="00EF6885">
        <w:rPr>
          <w:lang w:val="de-DE"/>
        </w:rPr>
        <w:t xml:space="preserve"> (15°C)</w:t>
      </w:r>
      <w:r w:rsidRPr="00EF6885">
        <w:rPr>
          <w:lang w:val="de-DE"/>
        </w:rPr>
        <w:tab/>
        <w:t>:</w:t>
      </w:r>
      <w:r w:rsidRPr="00EF6885">
        <w:rPr>
          <w:lang w:val="de-DE"/>
        </w:rPr>
        <w:tab/>
      </w:r>
      <w:r w:rsidRPr="00FA2A82">
        <w:rPr>
          <w:b/>
          <w:lang w:val="de-DE"/>
        </w:rPr>
        <w:t xml:space="preserve">        </w:t>
      </w:r>
      <w:proofErr w:type="spellStart"/>
      <w:r w:rsidRPr="00FA2A82">
        <w:rPr>
          <w:b/>
          <w:lang w:val="de-DE"/>
        </w:rPr>
        <w:t>max</w:t>
      </w:r>
      <w:proofErr w:type="spellEnd"/>
      <w:r w:rsidRPr="00FA2A82">
        <w:rPr>
          <w:b/>
          <w:lang w:val="de-DE"/>
        </w:rPr>
        <w:t xml:space="preserve"> = </w:t>
      </w:r>
      <w:r w:rsidR="00073B17" w:rsidRPr="00FA2A82">
        <w:rPr>
          <w:b/>
          <w:lang w:val="de-DE"/>
        </w:rPr>
        <w:t>1080</w:t>
      </w:r>
      <w:r w:rsidRPr="00FA2A82">
        <w:rPr>
          <w:b/>
          <w:lang w:val="de-DE"/>
        </w:rPr>
        <w:t xml:space="preserve"> kg/m3</w:t>
      </w:r>
      <w:r w:rsidR="00B9240D" w:rsidRPr="00FA2A82">
        <w:rPr>
          <w:b/>
          <w:lang w:val="de-DE"/>
        </w:rPr>
        <w:t xml:space="preserve"> (</w:t>
      </w:r>
      <w:proofErr w:type="spellStart"/>
      <w:r w:rsidR="00B9240D" w:rsidRPr="00FA2A82">
        <w:rPr>
          <w:b/>
          <w:lang w:val="de-DE"/>
        </w:rPr>
        <w:t>ou</w:t>
      </w:r>
      <w:proofErr w:type="spellEnd"/>
      <w:r w:rsidR="00B9240D" w:rsidRPr="00FA2A82">
        <w:rPr>
          <w:b/>
          <w:lang w:val="de-DE"/>
        </w:rPr>
        <w:t xml:space="preserve"> &lt;).</w:t>
      </w:r>
    </w:p>
    <w:p w:rsidR="00073B17" w:rsidRPr="00FA2A82" w:rsidRDefault="00B9240D" w:rsidP="00EF6885">
      <w:pPr>
        <w:spacing w:before="60"/>
        <w:ind w:left="1418"/>
        <w:jc w:val="both"/>
        <w:rPr>
          <w:lang w:val="de-DE"/>
        </w:rPr>
      </w:pPr>
      <w:r>
        <w:rPr>
          <w:lang w:val="de-DE"/>
        </w:rPr>
        <w:t>-</w:t>
      </w:r>
      <w:proofErr w:type="spellStart"/>
      <w:r w:rsidRPr="00FA2A82">
        <w:rPr>
          <w:b/>
          <w:lang w:val="de-DE"/>
        </w:rPr>
        <w:t>Viscosité</w:t>
      </w:r>
      <w:proofErr w:type="spellEnd"/>
      <w:r w:rsidRPr="00FA2A82">
        <w:rPr>
          <w:b/>
          <w:lang w:val="de-DE"/>
        </w:rPr>
        <w:t xml:space="preserve"> à 50°C      :         </w:t>
      </w:r>
      <w:proofErr w:type="spellStart"/>
      <w:r w:rsidRPr="00FA2A82">
        <w:rPr>
          <w:b/>
          <w:lang w:val="de-DE"/>
        </w:rPr>
        <w:t>max</w:t>
      </w:r>
      <w:proofErr w:type="spellEnd"/>
      <w:r w:rsidRPr="00FA2A82">
        <w:rPr>
          <w:b/>
          <w:lang w:val="de-DE"/>
        </w:rPr>
        <w:t>: 100cst. (</w:t>
      </w:r>
      <w:proofErr w:type="spellStart"/>
      <w:r w:rsidRPr="00FA2A82">
        <w:rPr>
          <w:b/>
          <w:lang w:val="de-DE"/>
        </w:rPr>
        <w:t>ou</w:t>
      </w:r>
      <w:proofErr w:type="spellEnd"/>
      <w:r w:rsidRPr="00FA2A82">
        <w:rPr>
          <w:b/>
          <w:lang w:val="de-DE"/>
        </w:rPr>
        <w:t xml:space="preserve"> &lt;)</w:t>
      </w:r>
    </w:p>
    <w:p w:rsidR="00073B17" w:rsidRPr="00FA2A82" w:rsidRDefault="00073B17" w:rsidP="00EF6885">
      <w:pPr>
        <w:spacing w:before="60"/>
        <w:ind w:left="1418"/>
        <w:jc w:val="both"/>
        <w:rPr>
          <w:lang w:val="de-DE"/>
        </w:rPr>
      </w:pPr>
    </w:p>
    <w:p w:rsidR="00EF6885" w:rsidRPr="00FA2A82" w:rsidRDefault="005B0143" w:rsidP="00EF6885">
      <w:pPr>
        <w:spacing w:before="60"/>
        <w:ind w:left="1418"/>
        <w:jc w:val="both"/>
      </w:pPr>
      <w:r w:rsidRPr="00FA2A82">
        <w:t>- Point de flash</w:t>
      </w:r>
      <w:r w:rsidRPr="00FA2A82">
        <w:tab/>
        <w:t>:</w:t>
      </w:r>
      <w:r w:rsidRPr="00FA2A82">
        <w:tab/>
      </w:r>
      <w:r w:rsidR="00B9240D" w:rsidRPr="00FA2A82">
        <w:rPr>
          <w:b/>
        </w:rPr>
        <w:t xml:space="preserve">min : </w:t>
      </w:r>
      <w:r w:rsidR="00073B17" w:rsidRPr="00FA2A82">
        <w:rPr>
          <w:rFonts w:ascii="Symbol" w:hAnsi="Symbol"/>
          <w:b/>
        </w:rPr>
        <w:t></w:t>
      </w:r>
      <w:r w:rsidR="00073B17" w:rsidRPr="00FA2A82">
        <w:rPr>
          <w:rFonts w:ascii="Symbol" w:hAnsi="Symbol"/>
          <w:b/>
        </w:rPr>
        <w:t></w:t>
      </w:r>
      <w:r w:rsidRPr="00FA2A82">
        <w:rPr>
          <w:b/>
        </w:rPr>
        <w:t xml:space="preserve"> °C</w:t>
      </w:r>
      <w:r w:rsidR="00B9240D" w:rsidRPr="00FA2A82">
        <w:rPr>
          <w:b/>
        </w:rPr>
        <w:t xml:space="preserve"> (ou &gt;).</w:t>
      </w:r>
    </w:p>
    <w:p w:rsidR="00EF6885" w:rsidRPr="00FA2A82" w:rsidRDefault="00FA2A82" w:rsidP="00EF6885">
      <w:pPr>
        <w:spacing w:before="60"/>
        <w:ind w:left="1418"/>
        <w:jc w:val="both"/>
      </w:pPr>
      <w:r w:rsidRPr="00FA2A82">
        <w:rPr>
          <w:noProof/>
          <w:lang w:val="en-US"/>
        </w:rPr>
        <mc:AlternateContent>
          <mc:Choice Requires="wps">
            <w:drawing>
              <wp:anchor distT="0" distB="0" distL="114300" distR="114300" simplePos="0" relativeHeight="251667456" behindDoc="0" locked="0" layoutInCell="1" allowOverlap="1" wp14:anchorId="07DDF300" wp14:editId="68C0081C">
                <wp:simplePos x="0" y="0"/>
                <wp:positionH relativeFrom="column">
                  <wp:posOffset>-171450</wp:posOffset>
                </wp:positionH>
                <wp:positionV relativeFrom="paragraph">
                  <wp:posOffset>92075</wp:posOffset>
                </wp:positionV>
                <wp:extent cx="356870" cy="323215"/>
                <wp:effectExtent l="0" t="635" r="0" b="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323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A2A82" w:rsidRPr="00B71D14" w:rsidRDefault="00FA2A82" w:rsidP="00FA2A82">
                            <w:pPr>
                              <w:rPr>
                                <w:b/>
                              </w:rPr>
                            </w:pPr>
                            <w:r w:rsidRPr="00B71D14">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DF300" id="_x0000_s1029" type="#_x0000_t202" style="position:absolute;left:0;text-align:left;margin-left:-13.5pt;margin-top:7.25pt;width:28.1pt;height:25.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" stroked="f">
                <v:textbox>
                  <w:txbxContent>
                    <w:p w:rsidR="00FA2A82" w:rsidRPr="00B71D14" w:rsidRDefault="00FA2A82" w:rsidP="00FA2A82">
                      <w:pPr>
                        <w:rPr>
                          <w:b/>
                        </w:rPr>
                      </w:pPr>
                      <w:r w:rsidRPr="00B71D14">
                        <w:rPr>
                          <w:b/>
                        </w:rPr>
                        <w:t>&gt;</w:t>
                      </w:r>
                    </w:p>
                  </w:txbxContent>
                </v:textbox>
              </v:shape>
            </w:pict>
          </mc:Fallback>
        </mc:AlternateContent>
      </w:r>
      <w:r w:rsidR="005B0143" w:rsidRPr="00FA2A82">
        <w:t>-</w:t>
      </w:r>
      <w:r w:rsidR="00B9240D" w:rsidRPr="00FA2A82">
        <w:t xml:space="preserve"> Température bac</w:t>
      </w:r>
      <w:r w:rsidR="005B0143" w:rsidRPr="00FA2A82">
        <w:tab/>
        <w:t>:</w:t>
      </w:r>
      <w:r w:rsidR="005B0143" w:rsidRPr="00FA2A82">
        <w:tab/>
        <w:t>entre 60-</w:t>
      </w:r>
      <w:r w:rsidR="00B9240D" w:rsidRPr="00FA2A82">
        <w:t>70</w:t>
      </w:r>
      <w:r w:rsidR="005B0143" w:rsidRPr="00FA2A82">
        <w:t>°C avec acceptation INEOS</w:t>
      </w:r>
      <w:r w:rsidR="00B9240D" w:rsidRPr="00FA2A82">
        <w:t>.</w:t>
      </w:r>
    </w:p>
    <w:p w:rsidR="00EF6885" w:rsidRPr="00FA2A82" w:rsidRDefault="005B0143" w:rsidP="00EF6885">
      <w:pPr>
        <w:spacing w:before="60"/>
        <w:ind w:left="1418"/>
        <w:jc w:val="both"/>
      </w:pPr>
      <w:r w:rsidRPr="00FA2A82">
        <w:t>-</w:t>
      </w:r>
      <w:r w:rsidR="00B9240D" w:rsidRPr="00FA2A82">
        <w:t xml:space="preserve"> Benzène</w:t>
      </w:r>
      <w:r w:rsidRPr="00FA2A82">
        <w:tab/>
      </w:r>
      <w:r w:rsidR="00B9240D" w:rsidRPr="00FA2A82">
        <w:t xml:space="preserve">            </w:t>
      </w:r>
      <w:r w:rsidRPr="00FA2A82">
        <w:t>:</w:t>
      </w:r>
      <w:r w:rsidRPr="00FA2A82">
        <w:tab/>
      </w:r>
      <w:r w:rsidR="00B9240D" w:rsidRPr="00FA2A82">
        <w:rPr>
          <w:b/>
        </w:rPr>
        <w:t>max : 1500 ppm (ou &lt;).</w:t>
      </w:r>
      <w:r w:rsidR="00B9240D" w:rsidRPr="00FA2A82">
        <w:t xml:space="preserve"> </w:t>
      </w:r>
    </w:p>
    <w:p w:rsidR="00EF6885" w:rsidRPr="00FA2A82" w:rsidRDefault="005B0143" w:rsidP="00EF6885">
      <w:pPr>
        <w:spacing w:before="60"/>
        <w:ind w:left="1418"/>
        <w:jc w:val="both"/>
      </w:pPr>
      <w:r w:rsidRPr="00FA2A82">
        <w:t xml:space="preserve">- </w:t>
      </w:r>
      <w:r w:rsidR="00B9240D" w:rsidRPr="00FA2A82">
        <w:t>%Soufre</w:t>
      </w:r>
      <w:r w:rsidRPr="00FA2A82">
        <w:tab/>
        <w:t xml:space="preserve">            :</w:t>
      </w:r>
      <w:r w:rsidRPr="00FA2A82">
        <w:tab/>
      </w:r>
      <w:r w:rsidR="00B9240D" w:rsidRPr="00FA2A82">
        <w:rPr>
          <w:b/>
        </w:rPr>
        <w:t>max : 0.05 (ou &lt;).</w:t>
      </w:r>
      <w:r w:rsidRPr="00FA2A82">
        <w:t xml:space="preserve"> </w:t>
      </w:r>
    </w:p>
    <w:p w:rsidR="00B9240D" w:rsidRPr="00FA2A82" w:rsidRDefault="00C07AD1" w:rsidP="00EF6885">
      <w:pPr>
        <w:spacing w:before="60"/>
        <w:ind w:left="1418"/>
        <w:jc w:val="both"/>
      </w:pPr>
      <w:r w:rsidRPr="00FA2A82">
        <w:t xml:space="preserve">- </w:t>
      </w:r>
      <w:r w:rsidRPr="00FA2A82">
        <w:rPr>
          <w:b/>
        </w:rPr>
        <w:t>Teneur en eau         :          max : 2000 ppm (ou &lt;).</w:t>
      </w:r>
    </w:p>
    <w:p w:rsidR="00EF6885" w:rsidRPr="00FA2A82" w:rsidRDefault="005B0143" w:rsidP="00EF6885">
      <w:pPr>
        <w:spacing w:before="60"/>
        <w:ind w:left="567"/>
        <w:jc w:val="both"/>
      </w:pPr>
      <w:r w:rsidRPr="00FA2A82">
        <w:t xml:space="preserve">Pour toute analyse benzène supérieure à </w:t>
      </w:r>
      <w:r w:rsidR="00B9240D" w:rsidRPr="00FA2A82">
        <w:rPr>
          <w:b/>
        </w:rPr>
        <w:t>1500</w:t>
      </w:r>
      <w:r w:rsidRPr="00FA2A82">
        <w:rPr>
          <w:b/>
        </w:rPr>
        <w:t xml:space="preserve"> </w:t>
      </w:r>
      <w:r w:rsidRPr="00FA2A82">
        <w:t xml:space="preserve">ppm, une demande de dérogation devra être envoyée au service programme NC qui contactera le programme </w:t>
      </w:r>
      <w:proofErr w:type="spellStart"/>
      <w:r w:rsidRPr="00FA2A82">
        <w:t>Ineos</w:t>
      </w:r>
      <w:proofErr w:type="spellEnd"/>
      <w:r w:rsidRPr="00FA2A82">
        <w:t xml:space="preserve"> : </w:t>
      </w:r>
      <w:proofErr w:type="spellStart"/>
      <w:r w:rsidRPr="00FA2A82">
        <w:t>Scheduler</w:t>
      </w:r>
      <w:proofErr w:type="spellEnd"/>
      <w:r w:rsidRPr="00FA2A82">
        <w:t xml:space="preserve"> Produits Noirs : (04 42 35) 84 67.</w:t>
      </w:r>
    </w:p>
    <w:p w:rsidR="00EF6885" w:rsidRPr="00FA2A82" w:rsidRDefault="005B0143" w:rsidP="00EF6885">
      <w:pPr>
        <w:spacing w:before="60"/>
        <w:ind w:left="567"/>
        <w:jc w:val="both"/>
      </w:pPr>
      <w:r w:rsidRPr="00FA2A82">
        <w:t>La raffinerie répondra si avec cette teneur la quantité est acceptable ou définira le lot pouvant être pris pour constituer un bac à 1000 ppm teneur en benzène dans le bac de raffinerie.</w:t>
      </w:r>
    </w:p>
    <w:p w:rsidR="00EF6885" w:rsidRPr="00FA2A82" w:rsidRDefault="005B0143" w:rsidP="00EF6885">
      <w:pPr>
        <w:spacing w:before="60"/>
        <w:ind w:left="567"/>
        <w:jc w:val="both"/>
      </w:pPr>
      <w:r w:rsidRPr="00FA2A82">
        <w:t>Ces informations doivent apparaître sur la feuille de mouvement (annexe 2).</w:t>
      </w:r>
    </w:p>
    <w:p w:rsidR="00EF6885" w:rsidRPr="00FA2A82" w:rsidRDefault="005B0143" w:rsidP="00EF6885">
      <w:pPr>
        <w:spacing w:before="60"/>
        <w:ind w:left="567"/>
        <w:jc w:val="both"/>
      </w:pPr>
      <w:r w:rsidRPr="00FA2A82">
        <w:t xml:space="preserve">Le chargé d’exploitation établira </w:t>
      </w:r>
      <w:r w:rsidR="00D46E2E" w:rsidRPr="00FA2A82">
        <w:t>en cas d’indisponibilité du B23</w:t>
      </w:r>
      <w:r w:rsidR="00A24276" w:rsidRPr="00FA2A82">
        <w:t xml:space="preserve"> </w:t>
      </w:r>
      <w:r w:rsidR="00A24276" w:rsidRPr="00FA2A82">
        <w:rPr>
          <w:b/>
        </w:rPr>
        <w:t>ou B22</w:t>
      </w:r>
      <w:r w:rsidR="00D46E2E" w:rsidRPr="00FA2A82">
        <w:t xml:space="preserve"> le</w:t>
      </w:r>
      <w:r w:rsidRPr="00FA2A82">
        <w:t xml:space="preserve"> choix de bacs sur le cahier de consignes. Point de flash, densité et viscosité de bac seront communiqués à INEOS.</w:t>
      </w:r>
    </w:p>
    <w:p w:rsidR="00EF6885" w:rsidRPr="00FA2A82" w:rsidRDefault="005B0143" w:rsidP="00EF6885">
      <w:pPr>
        <w:numPr>
          <w:ilvl w:val="0"/>
          <w:numId w:val="16"/>
        </w:numPr>
        <w:spacing w:before="60"/>
        <w:ind w:left="567" w:firstLine="0"/>
        <w:jc w:val="both"/>
      </w:pPr>
      <w:r w:rsidRPr="00FA2A82">
        <w:t>Démarrer une pompe au choix et vider le bac. Lorsqu'une pompe est en service, le chef de poste Utilités effectuera des rondes rapprochées.</w:t>
      </w:r>
    </w:p>
    <w:p w:rsidR="00EF6885" w:rsidRPr="00FA2A82" w:rsidRDefault="005B0143" w:rsidP="00EF6885">
      <w:pPr>
        <w:numPr>
          <w:ilvl w:val="0"/>
          <w:numId w:val="16"/>
        </w:numPr>
        <w:spacing w:before="60"/>
        <w:ind w:left="567" w:firstLine="0"/>
        <w:jc w:val="both"/>
      </w:pPr>
      <w:r w:rsidRPr="00FA2A82">
        <w:t>Lorsque le bac a atteint le niveau minimum (</w:t>
      </w:r>
      <w:r w:rsidRPr="00FA2A82">
        <w:rPr>
          <w:rFonts w:ascii="Symbol" w:hAnsi="Symbol"/>
        </w:rPr>
        <w:sym w:font="Symbol" w:char="F07E"/>
      </w:r>
      <w:r w:rsidRPr="00FA2A82">
        <w:t xml:space="preserve"> 5 %), arrêter la pompe et avertir la raffinerie de la fin de la manœuvre.</w:t>
      </w:r>
    </w:p>
    <w:p w:rsidR="00EF6885" w:rsidRPr="0058095B" w:rsidRDefault="005B0143" w:rsidP="00EF6885">
      <w:pPr>
        <w:numPr>
          <w:ilvl w:val="0"/>
          <w:numId w:val="16"/>
        </w:numPr>
        <w:spacing w:before="60"/>
        <w:ind w:left="567" w:firstLine="0"/>
        <w:jc w:val="both"/>
      </w:pPr>
      <w:r w:rsidRPr="00FA2A82">
        <w:t xml:space="preserve">Isoler le bac vidangé et </w:t>
      </w:r>
      <w:proofErr w:type="spellStart"/>
      <w:r w:rsidRPr="00FA2A82">
        <w:t>redisposer</w:t>
      </w:r>
      <w:proofErr w:type="spellEnd"/>
      <w:r w:rsidRPr="00FA2A82">
        <w:t xml:space="preserve"> les c</w:t>
      </w:r>
      <w:r w:rsidR="002E01C7" w:rsidRPr="00FA2A82">
        <w:t xml:space="preserve">ircuits comme avant la manœuvre </w:t>
      </w:r>
      <w:r w:rsidR="002E01C7" w:rsidRPr="0058095B">
        <w:t>à J+1 pour B23 et immédiatement sur les autres bacs</w:t>
      </w:r>
    </w:p>
    <w:p w:rsidR="00EF6885" w:rsidRDefault="005B0143" w:rsidP="00EF6885">
      <w:pPr>
        <w:pStyle w:val="Citationintense"/>
        <w:numPr>
          <w:ilvl w:val="2"/>
          <w:numId w:val="43"/>
        </w:numPr>
        <w:rPr>
          <w:rFonts w:cs="Arial"/>
        </w:rPr>
      </w:pPr>
      <w:r>
        <w:rPr>
          <w:rFonts w:cs="Arial"/>
        </w:rPr>
        <w:t>Utilisation des pompes G400 pour alimenter la Centrale Sud</w:t>
      </w:r>
    </w:p>
    <w:p w:rsidR="00EF6885" w:rsidRPr="00A31B2F" w:rsidRDefault="005B0143" w:rsidP="00EF6885">
      <w:pPr>
        <w:numPr>
          <w:ilvl w:val="0"/>
          <w:numId w:val="17"/>
        </w:numPr>
        <w:spacing w:before="60"/>
        <w:ind w:left="567" w:firstLine="0"/>
        <w:jc w:val="both"/>
      </w:pPr>
      <w:r w:rsidRPr="00A31B2F">
        <w:t>Avertir le chef de quart du CK4 du début de la manœuvre afin de vérifier que la pression du circuit côté CK4 ne soit pas plus élevée que celle côté Parc Nord.</w:t>
      </w:r>
    </w:p>
    <w:p w:rsidR="00EF6885" w:rsidRPr="00A31B2F" w:rsidRDefault="005B0143" w:rsidP="00EF6885">
      <w:pPr>
        <w:numPr>
          <w:ilvl w:val="0"/>
          <w:numId w:val="17"/>
        </w:numPr>
        <w:spacing w:before="60"/>
        <w:ind w:left="567" w:firstLine="0"/>
        <w:jc w:val="both"/>
      </w:pPr>
      <w:r w:rsidRPr="00A31B2F">
        <w:t>Disposer le circuit d'alimentation du bac à pomper vers la ligne d'alimentation des pompes G400. Vannes concernées : idem para</w:t>
      </w:r>
      <w:r>
        <w:t>graphe 5</w:t>
      </w:r>
      <w:r w:rsidRPr="00A31B2F">
        <w:t>.2.3 selon le bac concerné.</w:t>
      </w:r>
    </w:p>
    <w:p w:rsidR="00EF6885" w:rsidRPr="00A31B2F" w:rsidRDefault="005B0143" w:rsidP="00EF6885">
      <w:pPr>
        <w:numPr>
          <w:ilvl w:val="0"/>
          <w:numId w:val="17"/>
        </w:numPr>
        <w:spacing w:before="60"/>
        <w:ind w:left="567" w:firstLine="0"/>
        <w:jc w:val="both"/>
      </w:pPr>
      <w:r w:rsidRPr="00A31B2F">
        <w:t>Fermer la vanne n° 14-09 de liaison avec la raffinerie.</w:t>
      </w:r>
    </w:p>
    <w:p w:rsidR="00EF6885" w:rsidRPr="00A31B2F" w:rsidRDefault="005B0143" w:rsidP="00EF6885">
      <w:pPr>
        <w:numPr>
          <w:ilvl w:val="0"/>
          <w:numId w:val="17"/>
        </w:numPr>
        <w:spacing w:before="60"/>
        <w:ind w:left="567" w:firstLine="0"/>
        <w:jc w:val="both"/>
      </w:pPr>
      <w:r w:rsidRPr="00A31B2F">
        <w:t>Ouvrir la vanne aval 14-08 placée sur la ligne de refoulement des pompes vers le coulage CK4 et démarrer une pompe. Lorsqu'une pompe est en service, le chef de poste Utilités effectuera des rondes rapprochées.</w:t>
      </w:r>
    </w:p>
    <w:p w:rsidR="00EF6885" w:rsidRPr="00A31B2F" w:rsidRDefault="005B0143" w:rsidP="00EF6885">
      <w:pPr>
        <w:numPr>
          <w:ilvl w:val="0"/>
          <w:numId w:val="17"/>
        </w:numPr>
        <w:spacing w:before="60"/>
        <w:ind w:left="567" w:firstLine="0"/>
        <w:jc w:val="both"/>
      </w:pPr>
      <w:r w:rsidRPr="00A31B2F">
        <w:t xml:space="preserve">Arrêter la pompe et </w:t>
      </w:r>
      <w:proofErr w:type="spellStart"/>
      <w:r w:rsidRPr="00A31B2F">
        <w:t>redisposer</w:t>
      </w:r>
      <w:proofErr w:type="spellEnd"/>
      <w:r w:rsidRPr="00A31B2F">
        <w:t xml:space="preserve"> les circuits comme avant la manœuvre.</w:t>
      </w:r>
    </w:p>
    <w:p w:rsidR="00EF6885" w:rsidRPr="00A31B2F" w:rsidRDefault="005B0143" w:rsidP="00EF6885">
      <w:pPr>
        <w:ind w:left="567"/>
      </w:pPr>
      <w:r w:rsidRPr="00A31B2F">
        <w:rPr>
          <w:u w:val="single"/>
        </w:rPr>
        <w:t xml:space="preserve">NB </w:t>
      </w:r>
      <w:r w:rsidRPr="00A31B2F">
        <w:t>: Cette opération s'effectue généralement lorsque le niveau du bac est trop bas pour permettre un envoi par gravité.</w:t>
      </w:r>
      <w:r w:rsidRPr="00A31B2F">
        <w:br/>
        <w:t>Ne pas descendre le niveau en dessous d'un mètre (</w:t>
      </w:r>
      <w:r w:rsidRPr="00A31B2F">
        <w:rPr>
          <w:rFonts w:ascii="Symbol" w:hAnsi="Symbol"/>
        </w:rPr>
        <w:sym w:font="Symbol" w:char="F0AE"/>
      </w:r>
      <w:r w:rsidRPr="00A31B2F">
        <w:t xml:space="preserve"> risque d'entraînement de dépôts, bouchages de filtres...).</w:t>
      </w:r>
    </w:p>
    <w:p w:rsidR="00EF6885" w:rsidRDefault="005B0143" w:rsidP="00EF6885">
      <w:pPr>
        <w:pStyle w:val="Citationintense"/>
        <w:numPr>
          <w:ilvl w:val="2"/>
          <w:numId w:val="43"/>
        </w:numPr>
        <w:rPr>
          <w:rFonts w:cs="Arial"/>
        </w:rPr>
      </w:pPr>
      <w:r>
        <w:rPr>
          <w:rFonts w:cs="Arial"/>
        </w:rPr>
        <w:t>Chargement de résidus</w:t>
      </w:r>
    </w:p>
    <w:p w:rsidR="00EF6885" w:rsidRPr="00280E53" w:rsidRDefault="005B0143" w:rsidP="00EF6885">
      <w:pPr>
        <w:numPr>
          <w:ilvl w:val="0"/>
          <w:numId w:val="18"/>
        </w:numPr>
        <w:spacing w:before="60"/>
        <w:ind w:left="567" w:firstLine="0"/>
        <w:jc w:val="both"/>
      </w:pPr>
      <w:r w:rsidRPr="00280E53">
        <w:t>Depuis 2008, le chargement de résidus ne se fait plus ; le poste de chargement</w:t>
      </w:r>
      <w:r>
        <w:t xml:space="preserve"> </w:t>
      </w:r>
      <w:r w:rsidRPr="00280E53">
        <w:t>n’est plus exploitable.</w:t>
      </w:r>
    </w:p>
    <w:p w:rsidR="00EF6885" w:rsidRPr="007D63CD" w:rsidRDefault="005B0143" w:rsidP="00EF6885">
      <w:pPr>
        <w:numPr>
          <w:ilvl w:val="0"/>
          <w:numId w:val="18"/>
        </w:numPr>
        <w:spacing w:before="60"/>
        <w:ind w:left="567" w:firstLine="0"/>
        <w:jc w:val="both"/>
      </w:pPr>
      <w:r w:rsidRPr="00280E53">
        <w:t xml:space="preserve">L’ancienne procédure du chargement est décrite en </w:t>
      </w:r>
      <w:r w:rsidRPr="007D63CD">
        <w:t>annexe 3.</w:t>
      </w:r>
    </w:p>
    <w:p w:rsidR="00EF6885" w:rsidRPr="00E378AC" w:rsidRDefault="00EF6885" w:rsidP="00EF6885">
      <w:pPr>
        <w:spacing w:before="60"/>
        <w:ind w:left="567"/>
        <w:jc w:val="both"/>
        <w:rPr>
          <w:color w:val="FF0000"/>
        </w:rPr>
      </w:pPr>
    </w:p>
    <w:p w:rsidR="00EF6885" w:rsidRPr="004658F3" w:rsidRDefault="005B0143" w:rsidP="00EF6885">
      <w:pPr>
        <w:pStyle w:val="Paragraphedeliste"/>
        <w:numPr>
          <w:ilvl w:val="1"/>
          <w:numId w:val="43"/>
        </w:numPr>
        <w:spacing w:before="200" w:after="280" w:line="240" w:lineRule="auto"/>
        <w:ind w:right="936"/>
        <w:contextualSpacing w:val="0"/>
        <w:rPr>
          <w:b/>
          <w:bCs/>
          <w:i/>
          <w:iCs/>
          <w:sz w:val="24"/>
          <w:szCs w:val="24"/>
          <w:u w:val="single"/>
        </w:rPr>
      </w:pPr>
      <w:r w:rsidRPr="004658F3">
        <w:rPr>
          <w:b/>
          <w:bCs/>
          <w:i/>
          <w:iCs/>
          <w:sz w:val="24"/>
          <w:szCs w:val="24"/>
          <w:u w:val="single"/>
        </w:rPr>
        <w:t>Description des manœuvres GAS-OIL</w:t>
      </w:r>
    </w:p>
    <w:p w:rsidR="00EF6885" w:rsidRDefault="005B0143" w:rsidP="00EF6885">
      <w:pPr>
        <w:pStyle w:val="Citationintense"/>
        <w:numPr>
          <w:ilvl w:val="2"/>
          <w:numId w:val="43"/>
        </w:numPr>
      </w:pPr>
      <w:r>
        <w:t>Généralités</w:t>
      </w:r>
    </w:p>
    <w:p w:rsidR="00EF6885" w:rsidRPr="00A31B2F" w:rsidRDefault="005B0143" w:rsidP="00EF6885">
      <w:pPr>
        <w:numPr>
          <w:ilvl w:val="0"/>
          <w:numId w:val="19"/>
        </w:numPr>
        <w:ind w:left="567" w:firstLine="0"/>
      </w:pPr>
      <w:r w:rsidRPr="00A31B2F">
        <w:t>Le gas-oil est utilisé par la Centrale Sud et le Cracking IV.</w:t>
      </w:r>
      <w:r w:rsidRPr="00A31B2F">
        <w:br/>
        <w:t>Il provient de la raffinerie (ligne 4").</w:t>
      </w:r>
      <w:r w:rsidRPr="00A31B2F">
        <w:br/>
        <w:t>Il est stocké dans le bac B21 et envoyé par gravité vers ces 2 ateliers (par 2 lignes 4" différentes).</w:t>
      </w:r>
    </w:p>
    <w:p w:rsidR="00EF6885" w:rsidRPr="0069724C" w:rsidRDefault="005B0143" w:rsidP="00EF6885">
      <w:pPr>
        <w:numPr>
          <w:ilvl w:val="0"/>
          <w:numId w:val="19"/>
        </w:numPr>
        <w:ind w:left="567" w:firstLine="0"/>
      </w:pPr>
      <w:r w:rsidRPr="00A31B2F">
        <w:t xml:space="preserve">Le niveau du bac </w:t>
      </w:r>
      <w:r w:rsidRPr="0069724C">
        <w:t>B21 ne doit pas être infér</w:t>
      </w:r>
      <w:r>
        <w:t>ieur à 4,60 m (stock nécessaire</w:t>
      </w:r>
      <w:r w:rsidRPr="0069724C">
        <w:t xml:space="preserve"> pour fournir le CK4</w:t>
      </w:r>
      <w:proofErr w:type="gramStart"/>
      <w:r w:rsidRPr="0069724C">
        <w:t>) .</w:t>
      </w:r>
      <w:proofErr w:type="gramEnd"/>
      <w:r w:rsidRPr="0069724C">
        <w:t xml:space="preserve"> Une alarme de niveau bas (point L021 sur SNCC) est donc fixée à 6 m (60 %).</w:t>
      </w:r>
      <w:r w:rsidRPr="0069724C">
        <w:br/>
        <w:t>La hauteur d'exploitation ma</w:t>
      </w:r>
      <w:r>
        <w:t>ximum est fixée à 8,50 m (85 %) et équivaut à 425m3 de produit soit 340 à 380t environ. (masse volumique : 820 – 890kg/m3 @15°c).</w:t>
      </w:r>
    </w:p>
    <w:p w:rsidR="00EF6885" w:rsidRPr="0069724C" w:rsidRDefault="005B0143" w:rsidP="00EF6885">
      <w:pPr>
        <w:ind w:left="567"/>
      </w:pPr>
      <w:r w:rsidRPr="0069724C">
        <w:rPr>
          <w:u w:val="single"/>
        </w:rPr>
        <w:t>NB</w:t>
      </w:r>
      <w:r w:rsidRPr="0069724C">
        <w:t xml:space="preserve"> : </w:t>
      </w:r>
      <w:r w:rsidRPr="0069724C">
        <w:rPr>
          <w:rFonts w:ascii="Wingdings" w:hAnsi="Wingdings"/>
        </w:rPr>
        <w:sym w:font="Wingdings" w:char="F028"/>
      </w:r>
      <w:r w:rsidRPr="0069724C">
        <w:t xml:space="preserve">  6392 = off-sites.</w:t>
      </w:r>
    </w:p>
    <w:p w:rsidR="00EF6885" w:rsidRDefault="005B0143" w:rsidP="00EF6885">
      <w:pPr>
        <w:pStyle w:val="Citationintense"/>
        <w:numPr>
          <w:ilvl w:val="2"/>
          <w:numId w:val="43"/>
        </w:numPr>
        <w:rPr>
          <w:rFonts w:cs="Arial"/>
        </w:rPr>
      </w:pPr>
      <w:r>
        <w:rPr>
          <w:rFonts w:cs="Arial"/>
          <w:noProof/>
          <w:lang w:eastAsia="fr-FR"/>
        </w:rPr>
        <w:t>Stock et qualité</w:t>
      </w:r>
    </w:p>
    <w:p w:rsidR="00EF6885" w:rsidRPr="007402A5" w:rsidRDefault="005B0143" w:rsidP="00EF6885">
      <w:pPr>
        <w:tabs>
          <w:tab w:val="left" w:pos="851"/>
        </w:tabs>
        <w:spacing w:before="60"/>
        <w:ind w:left="567"/>
        <w:jc w:val="both"/>
      </w:pPr>
      <w:r>
        <w:rPr>
          <w:rFonts w:ascii="Wingdings 2" w:hAnsi="Wingdings 2"/>
        </w:rPr>
        <w:sym w:font="Wingdings 2" w:char="F0A1"/>
      </w:r>
      <w:r>
        <w:t xml:space="preserve"> Avant d'atteindre le niveau </w:t>
      </w:r>
      <w:r w:rsidRPr="007B6D28">
        <w:t>de 6 m, prévenir</w:t>
      </w:r>
      <w:r w:rsidRPr="00AD51F2">
        <w:t xml:space="preserve"> la raffinerie que l'on veut faire des appoints de FOD ou gas-oil NC  </w:t>
      </w:r>
    </w:p>
    <w:p w:rsidR="00EF6885" w:rsidRPr="00AD51F2" w:rsidRDefault="005B0143" w:rsidP="00EF6885">
      <w:pPr>
        <w:spacing w:before="60"/>
        <w:ind w:left="567"/>
        <w:jc w:val="both"/>
      </w:pPr>
      <w:r w:rsidRPr="00AD51F2">
        <w:t>Il est possible que le transfert ne soit pas possible pour les raisons suivantes :</w:t>
      </w:r>
    </w:p>
    <w:p w:rsidR="00EF6885" w:rsidRPr="00C26737" w:rsidRDefault="002C7022" w:rsidP="00EF6885">
      <w:pPr>
        <w:numPr>
          <w:ilvl w:val="0"/>
          <w:numId w:val="10"/>
        </w:numPr>
        <w:spacing w:before="60"/>
        <w:ind w:left="1418"/>
        <w:jc w:val="both"/>
        <w:rPr>
          <w:color w:val="FF0000"/>
        </w:rPr>
      </w:pPr>
      <w:r>
        <w:rPr>
          <w:noProof/>
          <w:lang w:val="en-US"/>
        </w:rPr>
        <mc:AlternateContent>
          <mc:Choice Requires="wps">
            <w:drawing>
              <wp:anchor distT="0" distB="0" distL="114300" distR="114300" simplePos="0" relativeHeight="251658240" behindDoc="0" locked="0" layoutInCell="1" allowOverlap="1">
                <wp:simplePos x="0" y="0"/>
                <wp:positionH relativeFrom="column">
                  <wp:posOffset>29845</wp:posOffset>
                </wp:positionH>
                <wp:positionV relativeFrom="paragraph">
                  <wp:posOffset>147955</wp:posOffset>
                </wp:positionV>
                <wp:extent cx="356870" cy="275590"/>
                <wp:effectExtent l="0" t="254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73B17" w:rsidRPr="00B71D14" w:rsidRDefault="00073B17" w:rsidP="00EF6885">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30" type="#_x0000_t202" style="position:absolute;left:0;text-align:left;margin-left:2.35pt;margin-top:11.65pt;width:28.1pt;height:21.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" stroked="f">
                <v:textbox>
                  <w:txbxContent>
                    <w:p w:rsidR="00073B17" w:rsidRPr="00B71D14" w:rsidRDefault="00073B17" w:rsidP="00EF6885">
                      <w:pPr>
                        <w:rPr>
                          <w:b/>
                        </w:rPr>
                      </w:pPr>
                    </w:p>
                  </w:txbxContent>
                </v:textbox>
              </v:shape>
            </w:pict>
          </mc:Fallback>
        </mc:AlternateContent>
      </w:r>
      <w:r w:rsidR="005B0143" w:rsidRPr="00AD51F2">
        <w:t xml:space="preserve">Indisponibilité de la ligne car transfert coté </w:t>
      </w:r>
      <w:proofErr w:type="spellStart"/>
      <w:r w:rsidR="005B0143" w:rsidRPr="00AD51F2">
        <w:t>offsites</w:t>
      </w:r>
      <w:proofErr w:type="spellEnd"/>
      <w:r w:rsidR="005B0143" w:rsidRPr="00AD51F2">
        <w:t xml:space="preserve"> déjà en cours, ou constitu</w:t>
      </w:r>
      <w:r w:rsidR="005B0143">
        <w:t>tion d’un lot conforme. D</w:t>
      </w:r>
      <w:r w:rsidR="005B0143" w:rsidRPr="00AD51F2">
        <w:t>emande</w:t>
      </w:r>
      <w:r w:rsidR="005B0143">
        <w:t>r aux off sites, à partir de qua</w:t>
      </w:r>
      <w:r w:rsidR="005B0143" w:rsidRPr="00AD51F2">
        <w:t xml:space="preserve">nd le transfert sera possible (temps estimé de constitution d’un lot conforme : 1 journée). </w:t>
      </w:r>
      <w:r w:rsidR="005B0143">
        <w:rPr>
          <w:color w:val="000000"/>
        </w:rPr>
        <w:t>Noter</w:t>
      </w:r>
      <w:r w:rsidR="005B0143" w:rsidRPr="002408A1">
        <w:rPr>
          <w:color w:val="000000"/>
        </w:rPr>
        <w:t xml:space="preserve"> au cahier de quart.</w:t>
      </w:r>
    </w:p>
    <w:p w:rsidR="00EF6885" w:rsidRDefault="005B0143" w:rsidP="00EF6885">
      <w:pPr>
        <w:numPr>
          <w:ilvl w:val="0"/>
          <w:numId w:val="10"/>
        </w:numPr>
        <w:spacing w:before="60"/>
        <w:ind w:left="1418"/>
        <w:jc w:val="both"/>
      </w:pPr>
      <w:r w:rsidRPr="00AD51F2">
        <w:t xml:space="preserve">Qualité du produit des bacs (CA04/CA03/CA08/CA07) non conforme en FOD. Le bac B21 étant alimenté avant 2015 en DML, il est possible d’accepter un produit dans la mesure où il respecte les anciennes spécifications. Par conséquent, en cas de non-conformité du produit en FOD, il est nécessaire de demander aux </w:t>
      </w:r>
      <w:proofErr w:type="spellStart"/>
      <w:r w:rsidRPr="00AD51F2">
        <w:t>offsites</w:t>
      </w:r>
      <w:proofErr w:type="spellEnd"/>
      <w:r w:rsidRPr="00AD51F2">
        <w:t xml:space="preserve"> quel est le critère de non-conformité. Si ce critère respecte la spécification gasoil NC donner dérogation aux </w:t>
      </w:r>
      <w:proofErr w:type="spellStart"/>
      <w:r w:rsidRPr="00AD51F2">
        <w:t>offsites</w:t>
      </w:r>
      <w:proofErr w:type="spellEnd"/>
      <w:r w:rsidRPr="00AD51F2">
        <w:t xml:space="preserve"> pour vous envoyer le produit</w:t>
      </w:r>
      <w:r>
        <w:t xml:space="preserve">. </w:t>
      </w:r>
      <w:r w:rsidRPr="002408A1">
        <w:rPr>
          <w:color w:val="000000"/>
        </w:rPr>
        <w:t>Inscrire</w:t>
      </w:r>
      <w:r>
        <w:t xml:space="preserve"> le critère de dérogation</w:t>
      </w:r>
      <w:r w:rsidRPr="00AD51F2">
        <w:t xml:space="preserve"> sur la feuille de transfert, ainsi que sur le cahier de quart.</w:t>
      </w:r>
    </w:p>
    <w:p w:rsidR="00EF6885" w:rsidRPr="00AD51F2" w:rsidRDefault="005B0143" w:rsidP="00EF6885">
      <w:pPr>
        <w:spacing w:before="60"/>
        <w:ind w:left="1418"/>
        <w:jc w:val="both"/>
      </w:pPr>
      <w:r>
        <w:t>(Annexe 4)</w:t>
      </w:r>
    </w:p>
    <w:p w:rsidR="00EF6885" w:rsidRPr="00B217BC" w:rsidRDefault="005B0143" w:rsidP="00EF6885">
      <w:pPr>
        <w:spacing w:before="60"/>
        <w:ind w:left="567"/>
        <w:jc w:val="both"/>
      </w:pPr>
      <w:r>
        <w:rPr>
          <w:rFonts w:ascii="Wingdings 2" w:hAnsi="Wingdings 2"/>
        </w:rPr>
        <w:sym w:font="Wingdings 2" w:char="F0A1"/>
      </w:r>
      <w:r>
        <w:t xml:space="preserve"> </w:t>
      </w:r>
      <w:r w:rsidRPr="002408A1">
        <w:rPr>
          <w:color w:val="000000"/>
        </w:rPr>
        <w:t>C</w:t>
      </w:r>
      <w:r w:rsidRPr="00B217BC">
        <w:t xml:space="preserve">es appoints sont à réaliser en journée afin de permettre de reconstituer les lots si non conformes et </w:t>
      </w:r>
      <w:r>
        <w:t xml:space="preserve">  </w:t>
      </w:r>
      <w:r w:rsidRPr="00B217BC">
        <w:t>d’avoir les analyses laboratoires</w:t>
      </w:r>
    </w:p>
    <w:p w:rsidR="00EF6885" w:rsidRPr="00B217BC" w:rsidRDefault="005B0143" w:rsidP="00EF6885">
      <w:pPr>
        <w:spacing w:before="60"/>
        <w:ind w:left="567"/>
        <w:jc w:val="both"/>
      </w:pPr>
      <w:r>
        <w:rPr>
          <w:rFonts w:ascii="Wingdings 2" w:hAnsi="Wingdings 2"/>
        </w:rPr>
        <w:sym w:font="Wingdings 2" w:char="F0A1"/>
      </w:r>
      <w:r>
        <w:t xml:space="preserve"> Cas</w:t>
      </w:r>
      <w:r w:rsidRPr="00B217BC">
        <w:t xml:space="preserve"> de non-conformité par rapport aux spécifications indiquées ci-après, l’encadrement et ou la PAD doivent être informés et prendre rapidement contact avec l’ingénieur exploitation des off sites et/ ou le permanent </w:t>
      </w:r>
      <w:proofErr w:type="spellStart"/>
      <w:r w:rsidRPr="00B217BC">
        <w:t>Ineos</w:t>
      </w:r>
      <w:proofErr w:type="spellEnd"/>
      <w:r w:rsidRPr="00B217BC">
        <w:t xml:space="preserve"> Raffinerie</w:t>
      </w:r>
    </w:p>
    <w:p w:rsidR="00EF6885" w:rsidRPr="00B217BC" w:rsidRDefault="005B0143" w:rsidP="00EF6885">
      <w:pPr>
        <w:spacing w:before="60"/>
        <w:ind w:left="567"/>
        <w:jc w:val="both"/>
      </w:pPr>
      <w:r w:rsidRPr="00B217BC">
        <w:t>Les points critiques sur lesquels aucune dérogation n’est acceptable sont :</w:t>
      </w:r>
    </w:p>
    <w:p w:rsidR="00EF6885" w:rsidRPr="00B217BC" w:rsidRDefault="005B0143" w:rsidP="00EF6885">
      <w:pPr>
        <w:numPr>
          <w:ilvl w:val="0"/>
          <w:numId w:val="21"/>
        </w:numPr>
        <w:spacing w:before="60"/>
        <w:jc w:val="both"/>
      </w:pPr>
      <w:r w:rsidRPr="00B217BC">
        <w:t>Le point éclair du produit. La limite  légale pour le stockage  de ce type de produit est de 55 °</w:t>
      </w:r>
      <w:proofErr w:type="gramStart"/>
      <w:r w:rsidRPr="00B217BC">
        <w:t>C  .</w:t>
      </w:r>
      <w:proofErr w:type="gramEnd"/>
    </w:p>
    <w:p w:rsidR="00EF6885" w:rsidRPr="00B217BC" w:rsidRDefault="005B0143" w:rsidP="00EF6885">
      <w:pPr>
        <w:numPr>
          <w:ilvl w:val="0"/>
          <w:numId w:val="21"/>
        </w:numPr>
        <w:spacing w:before="60"/>
        <w:jc w:val="both"/>
      </w:pPr>
      <w:r w:rsidRPr="00B217BC">
        <w:t>Le point d’écoulement. Les lignes entre raffinerie et  parc Nord ne sont pas calorifugées. En hiver, une prise en masse de la ligne est possible.  La spécification du point d’écoulement est de 0°C. une dérogation en été est possible mais pas en hiver (décembre / janvier /</w:t>
      </w:r>
      <w:r>
        <w:t xml:space="preserve"> février /</w:t>
      </w:r>
      <w:r w:rsidRPr="00B217BC">
        <w:t xml:space="preserve"> mars). </w:t>
      </w:r>
    </w:p>
    <w:p w:rsidR="00EF6885" w:rsidRDefault="005B0143" w:rsidP="00EF6885">
      <w:pPr>
        <w:spacing w:before="60"/>
        <w:ind w:left="567"/>
        <w:jc w:val="both"/>
      </w:pPr>
      <w:r>
        <w:rPr>
          <w:rFonts w:ascii="Wingdings 2" w:hAnsi="Wingdings 2"/>
        </w:rPr>
        <w:sym w:font="Wingdings 2" w:char="F0A1"/>
      </w:r>
      <w:r>
        <w:t xml:space="preserve"> </w:t>
      </w:r>
      <w:r w:rsidRPr="00B217BC">
        <w:t>En dehors de ces deux points,  le dépassement des spécifications n’a pas  d’impact  fiabilité / sécurité. </w:t>
      </w:r>
      <w:r w:rsidRPr="00842459">
        <w:t>Un lot de produit qui ne respecte pas les autres spécifications est acceptable. La politique de gestion du bac  (remplissage entre 5m et 8,50m, soit 41% du</w:t>
      </w:r>
      <w:r w:rsidRPr="00B217BC">
        <w:t xml:space="preserve"> volume total) assure  par ailleurs un effet de dilution.      </w:t>
      </w:r>
    </w:p>
    <w:p w:rsidR="00EF6885" w:rsidRDefault="005B0143" w:rsidP="00EF6885">
      <w:pPr>
        <w:spacing w:before="60"/>
        <w:ind w:left="567"/>
        <w:jc w:val="both"/>
      </w:pPr>
      <w:r w:rsidRPr="00B217BC">
        <w:t>Par contre il est nécessaire d’avoir un renouvellement complet du volume du bac (soit 3 imports) entre deux reprises de produit hors spécification.</w:t>
      </w:r>
    </w:p>
    <w:p w:rsidR="00EF6885" w:rsidRPr="00CD350E" w:rsidRDefault="005B0143" w:rsidP="00EF6885">
      <w:pPr>
        <w:pStyle w:val="Citationintense"/>
        <w:numPr>
          <w:ilvl w:val="2"/>
          <w:numId w:val="43"/>
        </w:numPr>
        <w:rPr>
          <w:rFonts w:cs="Arial"/>
          <w:noProof/>
          <w:lang w:eastAsia="fr-FR"/>
        </w:rPr>
      </w:pPr>
      <w:r w:rsidRPr="00CD350E">
        <w:rPr>
          <w:rFonts w:cs="Arial"/>
          <w:noProof/>
          <w:lang w:eastAsia="fr-FR"/>
        </w:rPr>
        <w:t>Alimentation du bac B21</w:t>
      </w:r>
    </w:p>
    <w:p w:rsidR="00EF6885" w:rsidRDefault="005B0143" w:rsidP="00EF6885">
      <w:pPr>
        <w:numPr>
          <w:ilvl w:val="0"/>
          <w:numId w:val="20"/>
        </w:numPr>
        <w:spacing w:before="60"/>
        <w:ind w:left="567" w:firstLine="0"/>
        <w:jc w:val="both"/>
      </w:pPr>
      <w:r w:rsidRPr="00B217BC">
        <w:t>Ouvrir la vanne d'alimentation n° 14-42 du bac B21.</w:t>
      </w:r>
    </w:p>
    <w:p w:rsidR="00EF6885" w:rsidRPr="000609DD" w:rsidRDefault="005B0143" w:rsidP="00EF6885">
      <w:pPr>
        <w:spacing w:before="60"/>
        <w:ind w:left="567"/>
        <w:jc w:val="both"/>
      </w:pPr>
      <w:r w:rsidRPr="000609DD">
        <w:rPr>
          <w:u w:val="single"/>
        </w:rPr>
        <w:t>NB</w:t>
      </w:r>
      <w:r w:rsidRPr="000609DD">
        <w:t xml:space="preserve"> : La vanne 14-52 et la vanne HXV11211 (non </w:t>
      </w:r>
      <w:r w:rsidR="007D63CD" w:rsidRPr="000609DD">
        <w:t>manœuvrable</w:t>
      </w:r>
      <w:r w:rsidRPr="000609DD">
        <w:t xml:space="preserve"> du SNCC) restent, en principe, toujours ouvertes </w:t>
      </w:r>
    </w:p>
    <w:p w:rsidR="00EF6885" w:rsidRPr="00B217BC" w:rsidRDefault="005B0143" w:rsidP="00EF6885">
      <w:pPr>
        <w:numPr>
          <w:ilvl w:val="0"/>
          <w:numId w:val="20"/>
        </w:numPr>
        <w:spacing w:before="60"/>
        <w:ind w:left="567" w:firstLine="0"/>
        <w:jc w:val="both"/>
      </w:pPr>
      <w:r w:rsidRPr="00B217BC">
        <w:t>Prévenir la raffinerie que la ligne est disposée et demander qu’elle démarre leur pompe d'alimentation du bac B21 en précisant le volume nécessaire « rinçage compris » exemple : le bac faisant 5 m³ par %, s’il faut un appoint de 30% : demander « 150 m³ rinçage compris »</w:t>
      </w:r>
    </w:p>
    <w:p w:rsidR="00EF6885" w:rsidRPr="00B217BC" w:rsidRDefault="005B0143" w:rsidP="00EF6885">
      <w:pPr>
        <w:numPr>
          <w:ilvl w:val="0"/>
          <w:numId w:val="20"/>
        </w:numPr>
        <w:spacing w:before="60"/>
        <w:ind w:left="567" w:firstLine="0"/>
        <w:jc w:val="both"/>
      </w:pPr>
      <w:r w:rsidRPr="00B217BC">
        <w:t>Suivre l'évolution du niveau sur SNCC, avertir la raffinerie lorsque le bac est plein et leur demander d'arrêter leur pompe d'alimentation.</w:t>
      </w:r>
    </w:p>
    <w:p w:rsidR="00EF6885" w:rsidRPr="00B217BC" w:rsidRDefault="005B0143" w:rsidP="00EF6885">
      <w:pPr>
        <w:numPr>
          <w:ilvl w:val="0"/>
          <w:numId w:val="20"/>
        </w:numPr>
        <w:spacing w:before="60"/>
        <w:ind w:left="567" w:firstLine="0"/>
        <w:jc w:val="both"/>
      </w:pPr>
      <w:proofErr w:type="spellStart"/>
      <w:r w:rsidRPr="00B217BC">
        <w:t>Redisposer</w:t>
      </w:r>
      <w:proofErr w:type="spellEnd"/>
      <w:r w:rsidRPr="00B217BC">
        <w:t xml:space="preserve"> les circuits comme trouvés initialement, lorsque la manœuvre est finie.</w:t>
      </w:r>
    </w:p>
    <w:p w:rsidR="00EF6885" w:rsidRPr="00A255D9" w:rsidRDefault="005B0143" w:rsidP="00EF6885">
      <w:pPr>
        <w:numPr>
          <w:ilvl w:val="0"/>
          <w:numId w:val="20"/>
        </w:numPr>
        <w:spacing w:before="60"/>
        <w:ind w:left="567" w:firstLine="0"/>
        <w:jc w:val="both"/>
      </w:pPr>
      <w:r w:rsidRPr="00B217BC">
        <w:t>Remplir une feuille "Mouvements de bacs Parc Nord" (idem annexe 2) et s'assurer de sa transmission au secrétariat NC/PG. Recopier ces informations sur le cahier de quart.</w:t>
      </w:r>
    </w:p>
    <w:p w:rsidR="00EF6885" w:rsidRDefault="005B0143" w:rsidP="00EF6885">
      <w:pPr>
        <w:spacing w:before="60"/>
        <w:ind w:left="567"/>
        <w:jc w:val="both"/>
      </w:pPr>
      <w:r w:rsidRPr="009640C3">
        <w:rPr>
          <w:u w:val="single"/>
        </w:rPr>
        <w:t>NB</w:t>
      </w:r>
      <w:r>
        <w:t xml:space="preserve"> :</w:t>
      </w:r>
      <w:r w:rsidRPr="00B217BC">
        <w:t xml:space="preserve"> Les vannes 14-43, 14-50 et 14-51 restent, en prin</w:t>
      </w:r>
      <w:r>
        <w:t xml:space="preserve">cipe, toujours ouvertes (sinon, </w:t>
      </w:r>
      <w:r w:rsidRPr="00B217BC">
        <w:t>isolement des lignes d'alimentation en gas-oil du CK4 et de la Centrale).</w:t>
      </w:r>
    </w:p>
    <w:p w:rsidR="00EF6885" w:rsidRDefault="00EF6885" w:rsidP="00EF6885">
      <w:pPr>
        <w:spacing w:before="60"/>
        <w:ind w:left="567"/>
        <w:jc w:val="both"/>
        <w:rPr>
          <w:color w:val="FF0000"/>
        </w:rPr>
      </w:pPr>
    </w:p>
    <w:p w:rsidR="00EF6885" w:rsidRPr="000609DD" w:rsidRDefault="005B0143" w:rsidP="00EF6885">
      <w:pPr>
        <w:numPr>
          <w:ilvl w:val="0"/>
          <w:numId w:val="8"/>
        </w:numPr>
        <w:spacing w:before="60"/>
        <w:ind w:left="567" w:firstLine="0"/>
        <w:jc w:val="both"/>
      </w:pPr>
      <w:r w:rsidRPr="000609DD">
        <w:t>Alarme et automatisme de niveau haut (prévention des débordements) </w:t>
      </w:r>
    </w:p>
    <w:p w:rsidR="00EF6885" w:rsidRPr="000609DD" w:rsidRDefault="005B0143" w:rsidP="00EF6885">
      <w:pPr>
        <w:spacing w:before="60"/>
        <w:ind w:left="567"/>
        <w:jc w:val="both"/>
      </w:pPr>
      <w:r w:rsidRPr="000609DD">
        <w:t xml:space="preserve">Sur le bac B21 il y a : </w:t>
      </w:r>
    </w:p>
    <w:p w:rsidR="00EF6885" w:rsidRPr="0023120D" w:rsidRDefault="005B0143" w:rsidP="00EF6885">
      <w:pPr>
        <w:pStyle w:val="Retraitcorpsdetexte"/>
        <w:numPr>
          <w:ilvl w:val="0"/>
          <w:numId w:val="21"/>
        </w:numPr>
        <w:spacing w:line="240" w:lineRule="auto"/>
        <w:ind w:right="283"/>
        <w:jc w:val="both"/>
        <w:rPr>
          <w:sz w:val="22"/>
          <w:szCs w:val="22"/>
        </w:rPr>
      </w:pPr>
      <w:r w:rsidRPr="0023120D">
        <w:rPr>
          <w:sz w:val="22"/>
          <w:szCs w:val="22"/>
        </w:rPr>
        <w:t xml:space="preserve">1 seuil d’alarme à 85% (sur niveau L021) qui indique que le niveau maximum d'exploitation est atteint et qui demande des actions immédiates : </w:t>
      </w:r>
    </w:p>
    <w:p w:rsidR="00EF6885" w:rsidRPr="0023120D" w:rsidRDefault="005B0143" w:rsidP="00EF6885">
      <w:pPr>
        <w:pStyle w:val="Retraitcorpsdetexte"/>
        <w:numPr>
          <w:ilvl w:val="1"/>
          <w:numId w:val="5"/>
        </w:numPr>
        <w:spacing w:line="240" w:lineRule="auto"/>
        <w:ind w:left="1701" w:right="283"/>
        <w:jc w:val="both"/>
        <w:rPr>
          <w:sz w:val="22"/>
          <w:szCs w:val="22"/>
        </w:rPr>
      </w:pPr>
      <w:r w:rsidRPr="0023120D">
        <w:rPr>
          <w:sz w:val="22"/>
          <w:szCs w:val="22"/>
        </w:rPr>
        <w:t>Demander l’arrêt immédiat de la pompe aux OFFSITES</w:t>
      </w:r>
    </w:p>
    <w:p w:rsidR="00EF6885" w:rsidRPr="0023120D" w:rsidRDefault="005B0143" w:rsidP="00EF6885">
      <w:pPr>
        <w:pStyle w:val="Retraitcorpsdetexte"/>
        <w:numPr>
          <w:ilvl w:val="1"/>
          <w:numId w:val="5"/>
        </w:numPr>
        <w:spacing w:after="0" w:line="240" w:lineRule="auto"/>
        <w:ind w:left="1701" w:right="283"/>
        <w:jc w:val="both"/>
        <w:rPr>
          <w:sz w:val="22"/>
          <w:szCs w:val="22"/>
        </w:rPr>
      </w:pPr>
      <w:r w:rsidRPr="0023120D">
        <w:rPr>
          <w:sz w:val="22"/>
          <w:szCs w:val="22"/>
        </w:rPr>
        <w:t>Fermer la vanne d’alimentation n° 14-42 du bac B21</w:t>
      </w:r>
    </w:p>
    <w:p w:rsidR="00EF6885" w:rsidRPr="0023120D" w:rsidRDefault="005B0143" w:rsidP="00EF6885">
      <w:pPr>
        <w:pStyle w:val="Retraitcorpsdetexte"/>
        <w:numPr>
          <w:ilvl w:val="0"/>
          <w:numId w:val="21"/>
        </w:numPr>
        <w:spacing w:before="120" w:after="0" w:line="240" w:lineRule="auto"/>
        <w:ind w:right="283"/>
        <w:jc w:val="both"/>
        <w:rPr>
          <w:sz w:val="22"/>
          <w:szCs w:val="22"/>
        </w:rPr>
      </w:pPr>
      <w:r w:rsidRPr="0023120D">
        <w:rPr>
          <w:sz w:val="22"/>
          <w:szCs w:val="22"/>
        </w:rPr>
        <w:t xml:space="preserve">1 seuil d’automatisme LXH à 95 % (sur niveau LX11211) qui provoque la fermeture de la vanne HXV11211 sur la ligne d’alimentation du B21 </w:t>
      </w:r>
    </w:p>
    <w:p w:rsidR="00EF6885" w:rsidRPr="0023120D" w:rsidRDefault="005B0143" w:rsidP="00EF6885">
      <w:pPr>
        <w:pStyle w:val="Retraitcorpsdetexte"/>
        <w:spacing w:after="0" w:line="240" w:lineRule="auto"/>
        <w:ind w:left="1276" w:right="283"/>
        <w:jc w:val="both"/>
        <w:rPr>
          <w:sz w:val="22"/>
          <w:szCs w:val="22"/>
        </w:rPr>
      </w:pPr>
      <w:r w:rsidRPr="0023120D">
        <w:rPr>
          <w:sz w:val="22"/>
          <w:szCs w:val="22"/>
        </w:rPr>
        <w:t xml:space="preserve">En complément, une alarme à 95% (sur niveau LX11211) demande de téléphoner à PETROINEOS pour les informer de la fermeture de la vanne HXV11211 par automatisme. </w:t>
      </w:r>
    </w:p>
    <w:p w:rsidR="00EF6885" w:rsidRPr="0023120D" w:rsidRDefault="005B0143" w:rsidP="00EF6885">
      <w:pPr>
        <w:pStyle w:val="Retraitcorpsdetexte"/>
        <w:spacing w:after="0" w:line="240" w:lineRule="auto"/>
        <w:ind w:left="1287" w:right="283" w:hanging="11"/>
        <w:jc w:val="both"/>
        <w:rPr>
          <w:sz w:val="22"/>
          <w:szCs w:val="22"/>
        </w:rPr>
      </w:pPr>
      <w:r w:rsidRPr="0023120D">
        <w:rPr>
          <w:sz w:val="22"/>
          <w:szCs w:val="22"/>
        </w:rPr>
        <w:t>De même, en cas de fermeture intempestive de la vanne HXV11211, il est demandé de téléphoner à PETROINEOS pour les en informer. (</w:t>
      </w:r>
      <w:r w:rsidR="007D63CD" w:rsidRPr="0023120D">
        <w:rPr>
          <w:sz w:val="22"/>
          <w:szCs w:val="22"/>
        </w:rPr>
        <w:t>Risque</w:t>
      </w:r>
      <w:r w:rsidRPr="0023120D">
        <w:rPr>
          <w:sz w:val="22"/>
          <w:szCs w:val="22"/>
        </w:rPr>
        <w:t> : dégradation de leur pompe d’export vers NC)</w:t>
      </w:r>
    </w:p>
    <w:p w:rsidR="00EF6885" w:rsidRDefault="00EF6885" w:rsidP="00EF6885">
      <w:pPr>
        <w:spacing w:before="60"/>
        <w:ind w:left="1287"/>
        <w:jc w:val="both"/>
        <w:rPr>
          <w:i/>
          <w:color w:val="FF0000"/>
          <w:sz w:val="16"/>
          <w:highlight w:val="yellow"/>
          <w:u w:val="single"/>
        </w:rPr>
      </w:pPr>
    </w:p>
    <w:p w:rsidR="00EF6885" w:rsidRPr="000C085D" w:rsidRDefault="00EF6885" w:rsidP="00EF6885">
      <w:pPr>
        <w:spacing w:before="60"/>
        <w:jc w:val="both"/>
        <w:rPr>
          <w:i/>
          <w:color w:val="FF0000"/>
          <w:sz w:val="16"/>
          <w:highlight w:val="yellow"/>
          <w:u w:val="single"/>
        </w:rPr>
      </w:pPr>
    </w:p>
    <w:p w:rsidR="00EF6885" w:rsidRDefault="005B0143" w:rsidP="00EF6885">
      <w:pPr>
        <w:pStyle w:val="Titre1"/>
        <w:numPr>
          <w:ilvl w:val="0"/>
          <w:numId w:val="43"/>
        </w:numPr>
        <w:tabs>
          <w:tab w:val="clear" w:pos="851"/>
        </w:tabs>
        <w:rPr>
          <w:bCs w:val="0"/>
          <w:sz w:val="28"/>
          <w:szCs w:val="28"/>
        </w:rPr>
      </w:pPr>
      <w:bookmarkStart w:id="59" w:name="_Toc256000009"/>
      <w:bookmarkStart w:id="60" w:name="_Toc448156359"/>
      <w:bookmarkStart w:id="61" w:name="_Toc12880525"/>
      <w:r w:rsidRPr="00A06BDE">
        <w:rPr>
          <w:bCs w:val="0"/>
          <w:sz w:val="28"/>
          <w:szCs w:val="28"/>
        </w:rPr>
        <w:t>CARACTERISTIQUES DES POMPES GA401/400/400S</w:t>
      </w:r>
      <w:bookmarkEnd w:id="59"/>
      <w:bookmarkEnd w:id="60"/>
      <w:bookmarkEnd w:id="61"/>
    </w:p>
    <w:p w:rsidR="00EF6885" w:rsidRPr="00A22A1B" w:rsidRDefault="005B0143" w:rsidP="00EF6885">
      <w:pPr>
        <w:ind w:left="567"/>
      </w:pPr>
      <w:r w:rsidRPr="00A22A1B">
        <w:t>Ce sont des pompes GUINARD, dont les caractéristiques, identiques, sont les suivantes :</w:t>
      </w:r>
    </w:p>
    <w:p w:rsidR="00EF6885" w:rsidRDefault="005B0143" w:rsidP="00EF6885">
      <w:pPr>
        <w:ind w:left="1287"/>
      </w:pPr>
      <w:r>
        <w:t xml:space="preserve">- </w:t>
      </w:r>
      <w:r w:rsidRPr="00C050AF">
        <w:t>débit =    37,5 m3/h</w:t>
      </w:r>
      <w:r w:rsidRPr="00C050AF">
        <w:br/>
      </w:r>
      <w:r>
        <w:t xml:space="preserve">- </w:t>
      </w:r>
      <w:r w:rsidRPr="00C050AF">
        <w:t>pression</w:t>
      </w:r>
      <w:r>
        <w:t xml:space="preserve"> aspiration      =   &lt; 1 bar</w:t>
      </w:r>
      <w:r>
        <w:br/>
        <w:t xml:space="preserve">- </w:t>
      </w:r>
      <w:r w:rsidRPr="00C050AF">
        <w:t>pression refoulement   =   7,5 bar.</w:t>
      </w:r>
    </w:p>
    <w:p w:rsidR="00EF6885" w:rsidRPr="00C050AF" w:rsidRDefault="00EF6885" w:rsidP="00EF6885"/>
    <w:p w:rsidR="00EF6885" w:rsidRDefault="005B0143" w:rsidP="00EF6885">
      <w:pPr>
        <w:pStyle w:val="Titre1"/>
        <w:numPr>
          <w:ilvl w:val="0"/>
          <w:numId w:val="43"/>
        </w:numPr>
        <w:tabs>
          <w:tab w:val="clear" w:pos="851"/>
        </w:tabs>
        <w:rPr>
          <w:sz w:val="24"/>
          <w:szCs w:val="24"/>
        </w:rPr>
      </w:pPr>
      <w:r w:rsidRPr="00121D9C">
        <w:rPr>
          <w:sz w:val="24"/>
          <w:szCs w:val="24"/>
        </w:rPr>
        <w:br w:type="page"/>
      </w:r>
      <w:bookmarkStart w:id="62" w:name="_Toc256000010"/>
      <w:bookmarkStart w:id="63" w:name="_Toc448156360"/>
      <w:bookmarkStart w:id="64" w:name="_Toc12880526"/>
      <w:r w:rsidRPr="00FF6BCD">
        <w:rPr>
          <w:sz w:val="28"/>
          <w:szCs w:val="28"/>
        </w:rPr>
        <w:t>ANNEXE 1</w:t>
      </w:r>
      <w:r>
        <w:rPr>
          <w:sz w:val="24"/>
          <w:szCs w:val="24"/>
        </w:rPr>
        <w:t> : TABLEAU RECAPITULATIF DES EQUIPEMENTS DES BACS</w:t>
      </w:r>
      <w:bookmarkEnd w:id="62"/>
      <w:bookmarkEnd w:id="63"/>
      <w:bookmarkEnd w:id="64"/>
    </w:p>
    <w:tbl>
      <w:tblPr>
        <w:tblW w:w="0" w:type="auto"/>
        <w:jc w:val="center"/>
        <w:tblLayout w:type="fixed"/>
        <w:tblCellMar>
          <w:left w:w="70" w:type="dxa"/>
          <w:right w:w="70" w:type="dxa"/>
        </w:tblCellMar>
        <w:tblLook w:val="0000" w:firstRow="0" w:lastRow="0" w:firstColumn="0" w:lastColumn="0" w:noHBand="0" w:noVBand="0"/>
      </w:tblPr>
      <w:tblGrid>
        <w:gridCol w:w="858"/>
        <w:gridCol w:w="992"/>
        <w:gridCol w:w="1276"/>
        <w:gridCol w:w="1701"/>
        <w:gridCol w:w="992"/>
        <w:gridCol w:w="1559"/>
        <w:gridCol w:w="851"/>
        <w:gridCol w:w="850"/>
        <w:gridCol w:w="851"/>
        <w:gridCol w:w="856"/>
      </w:tblGrid>
      <w:tr w:rsidR="003B4B1E" w:rsidTr="00EF6885">
        <w:trPr>
          <w:cantSplit/>
          <w:jc w:val="center"/>
        </w:trPr>
        <w:tc>
          <w:tcPr>
            <w:tcW w:w="858" w:type="dxa"/>
            <w:tcBorders>
              <w:top w:val="single" w:sz="4" w:space="0" w:color="auto"/>
              <w:left w:val="single" w:sz="6" w:space="0" w:color="auto"/>
              <w:right w:val="single" w:sz="6" w:space="0" w:color="auto"/>
            </w:tcBorders>
            <w:vAlign w:val="bottom"/>
          </w:tcPr>
          <w:p w:rsidR="00EF6885" w:rsidRPr="00B87C74" w:rsidRDefault="005B0143" w:rsidP="00EF6885">
            <w:pPr>
              <w:spacing w:before="120"/>
              <w:jc w:val="center"/>
              <w:rPr>
                <w:b/>
              </w:rPr>
            </w:pPr>
            <w:r w:rsidRPr="00B87C74">
              <w:rPr>
                <w:b/>
              </w:rPr>
              <w:t>BACS</w:t>
            </w:r>
          </w:p>
        </w:tc>
        <w:tc>
          <w:tcPr>
            <w:tcW w:w="992" w:type="dxa"/>
            <w:tcBorders>
              <w:top w:val="single" w:sz="4" w:space="0" w:color="auto"/>
              <w:left w:val="single" w:sz="6" w:space="0" w:color="auto"/>
              <w:right w:val="single" w:sz="6" w:space="0" w:color="auto"/>
            </w:tcBorders>
            <w:vAlign w:val="bottom"/>
          </w:tcPr>
          <w:p w:rsidR="00EF6885" w:rsidRPr="00B87C74" w:rsidRDefault="005B0143" w:rsidP="00EF6885">
            <w:pPr>
              <w:spacing w:before="120"/>
              <w:jc w:val="center"/>
              <w:rPr>
                <w:b/>
              </w:rPr>
            </w:pPr>
            <w:r w:rsidRPr="00B87C74">
              <w:rPr>
                <w:b/>
              </w:rPr>
              <w:t>Fluide</w:t>
            </w:r>
          </w:p>
        </w:tc>
        <w:tc>
          <w:tcPr>
            <w:tcW w:w="1276" w:type="dxa"/>
            <w:tcBorders>
              <w:top w:val="single" w:sz="4" w:space="0" w:color="auto"/>
              <w:left w:val="single" w:sz="6" w:space="0" w:color="auto"/>
              <w:right w:val="single" w:sz="6" w:space="0" w:color="auto"/>
            </w:tcBorders>
            <w:vAlign w:val="bottom"/>
          </w:tcPr>
          <w:p w:rsidR="00EF6885" w:rsidRPr="00B87C74" w:rsidRDefault="005B0143" w:rsidP="00EF6885">
            <w:pPr>
              <w:spacing w:before="120"/>
              <w:jc w:val="center"/>
              <w:rPr>
                <w:b/>
              </w:rPr>
            </w:pPr>
            <w:r w:rsidRPr="00B87C74">
              <w:rPr>
                <w:b/>
              </w:rPr>
              <w:t>Calorifugé</w:t>
            </w:r>
          </w:p>
        </w:tc>
        <w:tc>
          <w:tcPr>
            <w:tcW w:w="1701" w:type="dxa"/>
            <w:tcBorders>
              <w:top w:val="single" w:sz="4" w:space="0" w:color="auto"/>
              <w:left w:val="single" w:sz="6" w:space="0" w:color="auto"/>
              <w:right w:val="single" w:sz="6" w:space="0" w:color="auto"/>
            </w:tcBorders>
            <w:vAlign w:val="bottom"/>
          </w:tcPr>
          <w:p w:rsidR="00EF6885" w:rsidRPr="00B87C74" w:rsidRDefault="005B0143" w:rsidP="00EF6885">
            <w:pPr>
              <w:rPr>
                <w:b/>
              </w:rPr>
            </w:pPr>
            <w:proofErr w:type="spellStart"/>
            <w:r w:rsidRPr="00B87C74">
              <w:rPr>
                <w:b/>
              </w:rPr>
              <w:t>Dégourdisseur</w:t>
            </w:r>
            <w:proofErr w:type="spellEnd"/>
          </w:p>
        </w:tc>
        <w:tc>
          <w:tcPr>
            <w:tcW w:w="992" w:type="dxa"/>
            <w:tcBorders>
              <w:top w:val="single" w:sz="4" w:space="0" w:color="auto"/>
              <w:left w:val="single" w:sz="6" w:space="0" w:color="auto"/>
              <w:right w:val="single" w:sz="6" w:space="0" w:color="auto"/>
            </w:tcBorders>
            <w:vAlign w:val="bottom"/>
          </w:tcPr>
          <w:p w:rsidR="00EF6885" w:rsidRPr="00B87C74" w:rsidRDefault="005B0143" w:rsidP="00EF6885">
            <w:pPr>
              <w:rPr>
                <w:b/>
              </w:rPr>
            </w:pPr>
            <w:r w:rsidRPr="00B87C74">
              <w:rPr>
                <w:b/>
              </w:rPr>
              <w:t>Volume</w:t>
            </w:r>
          </w:p>
          <w:p w:rsidR="00EF6885" w:rsidRPr="00B87C74" w:rsidRDefault="005B0143" w:rsidP="00EF6885">
            <w:pPr>
              <w:jc w:val="center"/>
              <w:rPr>
                <w:b/>
              </w:rPr>
            </w:pPr>
            <w:r w:rsidRPr="00B87C74">
              <w:rPr>
                <w:b/>
              </w:rPr>
              <w:t>total</w:t>
            </w:r>
          </w:p>
        </w:tc>
        <w:tc>
          <w:tcPr>
            <w:tcW w:w="1559" w:type="dxa"/>
            <w:tcBorders>
              <w:top w:val="single" w:sz="4" w:space="0" w:color="auto"/>
              <w:left w:val="single" w:sz="6" w:space="0" w:color="auto"/>
              <w:right w:val="single" w:sz="6" w:space="0" w:color="auto"/>
            </w:tcBorders>
            <w:vAlign w:val="bottom"/>
          </w:tcPr>
          <w:p w:rsidR="00EF6885" w:rsidRPr="009A7DAA" w:rsidRDefault="00EF6885" w:rsidP="00EF6885">
            <w:pPr>
              <w:spacing w:before="120"/>
              <w:jc w:val="center"/>
              <w:rPr>
                <w:b/>
              </w:rPr>
            </w:pPr>
          </w:p>
          <w:p w:rsidR="00EF6885" w:rsidRPr="009A7DAA" w:rsidRDefault="005B0143" w:rsidP="00EF6885">
            <w:pPr>
              <w:spacing w:before="120"/>
              <w:jc w:val="center"/>
              <w:rPr>
                <w:b/>
              </w:rPr>
            </w:pPr>
            <w:r w:rsidRPr="009A7DAA">
              <w:rPr>
                <w:b/>
              </w:rPr>
              <w:t>Automatisme LXH</w:t>
            </w:r>
          </w:p>
        </w:tc>
        <w:tc>
          <w:tcPr>
            <w:tcW w:w="1701" w:type="dxa"/>
            <w:gridSpan w:val="2"/>
            <w:tcBorders>
              <w:top w:val="single" w:sz="4" w:space="0" w:color="auto"/>
              <w:right w:val="single" w:sz="6" w:space="0" w:color="auto"/>
            </w:tcBorders>
            <w:vAlign w:val="bottom"/>
          </w:tcPr>
          <w:p w:rsidR="00EF6885" w:rsidRPr="009A7DAA" w:rsidRDefault="005B0143" w:rsidP="00EF6885">
            <w:pPr>
              <w:spacing w:before="120"/>
              <w:jc w:val="center"/>
              <w:rPr>
                <w:b/>
              </w:rPr>
            </w:pPr>
            <w:r w:rsidRPr="009A7DAA">
              <w:rPr>
                <w:b/>
              </w:rPr>
              <w:t>Alarme sur la mesure</w:t>
            </w:r>
            <w:r w:rsidRPr="009A7DAA">
              <w:rPr>
                <w:b/>
              </w:rPr>
              <w:br/>
              <w:t>de niveau</w:t>
            </w:r>
          </w:p>
        </w:tc>
        <w:tc>
          <w:tcPr>
            <w:tcW w:w="1707" w:type="dxa"/>
            <w:gridSpan w:val="2"/>
            <w:tcBorders>
              <w:top w:val="single" w:sz="4" w:space="0" w:color="auto"/>
              <w:right w:val="single" w:sz="6" w:space="0" w:color="auto"/>
            </w:tcBorders>
            <w:vAlign w:val="bottom"/>
          </w:tcPr>
          <w:p w:rsidR="00EF6885" w:rsidRPr="00B87C74" w:rsidRDefault="005B0143" w:rsidP="00EF6885">
            <w:pPr>
              <w:spacing w:before="120"/>
              <w:jc w:val="center"/>
              <w:rPr>
                <w:b/>
              </w:rPr>
            </w:pPr>
            <w:r w:rsidRPr="00B87C74">
              <w:rPr>
                <w:b/>
              </w:rPr>
              <w:t>Alarme sur la mesure</w:t>
            </w:r>
            <w:r w:rsidRPr="00B87C74">
              <w:rPr>
                <w:b/>
              </w:rPr>
              <w:br/>
              <w:t>de température</w:t>
            </w:r>
          </w:p>
        </w:tc>
      </w:tr>
      <w:tr w:rsidR="003B4B1E" w:rsidTr="00EF6885">
        <w:trPr>
          <w:cantSplit/>
          <w:jc w:val="center"/>
        </w:trPr>
        <w:tc>
          <w:tcPr>
            <w:tcW w:w="858" w:type="dxa"/>
            <w:tcBorders>
              <w:left w:val="single" w:sz="6" w:space="0" w:color="auto"/>
              <w:right w:val="single" w:sz="6" w:space="0" w:color="auto"/>
            </w:tcBorders>
          </w:tcPr>
          <w:p w:rsidR="00EF6885" w:rsidRPr="00B87C74" w:rsidRDefault="00EF6885" w:rsidP="00EF6885">
            <w:pPr>
              <w:spacing w:after="120"/>
              <w:jc w:val="center"/>
            </w:pPr>
          </w:p>
        </w:tc>
        <w:tc>
          <w:tcPr>
            <w:tcW w:w="992" w:type="dxa"/>
            <w:tcBorders>
              <w:left w:val="single" w:sz="6" w:space="0" w:color="auto"/>
              <w:right w:val="single" w:sz="6" w:space="0" w:color="auto"/>
            </w:tcBorders>
          </w:tcPr>
          <w:p w:rsidR="00EF6885" w:rsidRPr="00B87C74" w:rsidRDefault="00EF6885" w:rsidP="00EF6885">
            <w:pPr>
              <w:spacing w:after="120"/>
              <w:jc w:val="center"/>
            </w:pPr>
          </w:p>
        </w:tc>
        <w:tc>
          <w:tcPr>
            <w:tcW w:w="1276" w:type="dxa"/>
            <w:tcBorders>
              <w:left w:val="single" w:sz="6" w:space="0" w:color="auto"/>
              <w:right w:val="single" w:sz="6" w:space="0" w:color="auto"/>
            </w:tcBorders>
          </w:tcPr>
          <w:p w:rsidR="00EF6885" w:rsidRPr="00B87C74" w:rsidRDefault="00EF6885" w:rsidP="00EF6885">
            <w:pPr>
              <w:spacing w:after="120"/>
              <w:jc w:val="center"/>
            </w:pPr>
          </w:p>
        </w:tc>
        <w:tc>
          <w:tcPr>
            <w:tcW w:w="1701" w:type="dxa"/>
            <w:tcBorders>
              <w:left w:val="single" w:sz="6" w:space="0" w:color="auto"/>
              <w:right w:val="single" w:sz="6" w:space="0" w:color="auto"/>
            </w:tcBorders>
          </w:tcPr>
          <w:p w:rsidR="00EF6885" w:rsidRPr="00B87C74" w:rsidRDefault="00EF6885" w:rsidP="00EF6885">
            <w:pPr>
              <w:spacing w:after="120"/>
              <w:jc w:val="center"/>
            </w:pPr>
          </w:p>
        </w:tc>
        <w:tc>
          <w:tcPr>
            <w:tcW w:w="992" w:type="dxa"/>
            <w:tcBorders>
              <w:left w:val="single" w:sz="6" w:space="0" w:color="auto"/>
              <w:right w:val="single" w:sz="6" w:space="0" w:color="auto"/>
            </w:tcBorders>
          </w:tcPr>
          <w:p w:rsidR="00EF6885" w:rsidRPr="00B87C74" w:rsidRDefault="005B0143" w:rsidP="00EF6885">
            <w:pPr>
              <w:spacing w:before="80" w:after="120"/>
              <w:jc w:val="center"/>
            </w:pPr>
            <w:r w:rsidRPr="00B87C74">
              <w:t>(</w:t>
            </w:r>
            <w:proofErr w:type="gramStart"/>
            <w:r w:rsidRPr="00B87C74">
              <w:t>m</w:t>
            </w:r>
            <w:r w:rsidRPr="00B87C74">
              <w:rPr>
                <w:vertAlign w:val="superscript"/>
              </w:rPr>
              <w:t xml:space="preserve">3 </w:t>
            </w:r>
            <w:r w:rsidRPr="00B87C74">
              <w:t>)</w:t>
            </w:r>
            <w:proofErr w:type="gramEnd"/>
          </w:p>
        </w:tc>
        <w:tc>
          <w:tcPr>
            <w:tcW w:w="1559" w:type="dxa"/>
            <w:tcBorders>
              <w:left w:val="single" w:sz="6" w:space="0" w:color="auto"/>
              <w:right w:val="single" w:sz="6" w:space="0" w:color="auto"/>
            </w:tcBorders>
          </w:tcPr>
          <w:p w:rsidR="00EF6885" w:rsidRPr="009A7DAA" w:rsidRDefault="005B0143" w:rsidP="00EF6885">
            <w:pPr>
              <w:spacing w:after="120"/>
              <w:jc w:val="center"/>
            </w:pPr>
            <w:r w:rsidRPr="009A7DAA">
              <w:t>(%)</w:t>
            </w:r>
          </w:p>
        </w:tc>
        <w:tc>
          <w:tcPr>
            <w:tcW w:w="851" w:type="dxa"/>
            <w:tcBorders>
              <w:top w:val="single" w:sz="4" w:space="0" w:color="auto"/>
              <w:bottom w:val="single" w:sz="6" w:space="0" w:color="auto"/>
            </w:tcBorders>
          </w:tcPr>
          <w:p w:rsidR="00EF6885" w:rsidRPr="009A7DAA" w:rsidRDefault="005B0143" w:rsidP="00EF6885">
            <w:pPr>
              <w:jc w:val="center"/>
            </w:pPr>
            <w:r w:rsidRPr="009A7DAA">
              <w:t>Haute</w:t>
            </w:r>
          </w:p>
          <w:p w:rsidR="00EF6885" w:rsidRPr="009A7DAA" w:rsidRDefault="005B0143" w:rsidP="00EF6885">
            <w:pPr>
              <w:jc w:val="center"/>
            </w:pPr>
            <w:r w:rsidRPr="009A7DAA">
              <w:t>(%)</w:t>
            </w:r>
          </w:p>
        </w:tc>
        <w:tc>
          <w:tcPr>
            <w:tcW w:w="850" w:type="dxa"/>
            <w:tcBorders>
              <w:top w:val="single" w:sz="4" w:space="0" w:color="auto"/>
              <w:left w:val="single" w:sz="6" w:space="0" w:color="auto"/>
              <w:bottom w:val="single" w:sz="6" w:space="0" w:color="auto"/>
              <w:right w:val="single" w:sz="6" w:space="0" w:color="auto"/>
            </w:tcBorders>
          </w:tcPr>
          <w:p w:rsidR="00EF6885" w:rsidRDefault="005B0143" w:rsidP="00EF6885">
            <w:pPr>
              <w:jc w:val="center"/>
            </w:pPr>
            <w:r w:rsidRPr="00B87C74">
              <w:t>Basse</w:t>
            </w:r>
          </w:p>
          <w:p w:rsidR="00EF6885" w:rsidRPr="00B87C74" w:rsidRDefault="005B0143" w:rsidP="00EF6885">
            <w:pPr>
              <w:jc w:val="center"/>
            </w:pPr>
            <w:r w:rsidRPr="00B87C74">
              <w:t>(%)</w:t>
            </w:r>
          </w:p>
        </w:tc>
        <w:tc>
          <w:tcPr>
            <w:tcW w:w="851" w:type="dxa"/>
            <w:tcBorders>
              <w:top w:val="single" w:sz="4" w:space="0" w:color="auto"/>
              <w:bottom w:val="single" w:sz="6" w:space="0" w:color="auto"/>
              <w:right w:val="single" w:sz="6" w:space="0" w:color="auto"/>
            </w:tcBorders>
          </w:tcPr>
          <w:p w:rsidR="00EF6885" w:rsidRPr="00B87C74" w:rsidRDefault="005B0143" w:rsidP="00EF6885">
            <w:pPr>
              <w:spacing w:after="120"/>
              <w:jc w:val="center"/>
            </w:pPr>
            <w:r w:rsidRPr="00B87C74">
              <w:t>Haute (°C)</w:t>
            </w:r>
          </w:p>
        </w:tc>
        <w:tc>
          <w:tcPr>
            <w:tcW w:w="856" w:type="dxa"/>
            <w:tcBorders>
              <w:top w:val="single" w:sz="4" w:space="0" w:color="auto"/>
              <w:bottom w:val="single" w:sz="6" w:space="0" w:color="auto"/>
              <w:right w:val="single" w:sz="6" w:space="0" w:color="auto"/>
            </w:tcBorders>
          </w:tcPr>
          <w:p w:rsidR="00EF6885" w:rsidRPr="00B87C74" w:rsidRDefault="005B0143" w:rsidP="00EF6885">
            <w:pPr>
              <w:spacing w:after="120"/>
              <w:jc w:val="center"/>
            </w:pPr>
            <w:r w:rsidRPr="00B87C74">
              <w:t>Basse (°C)</w:t>
            </w:r>
          </w:p>
        </w:tc>
      </w:tr>
      <w:tr w:rsidR="003B4B1E" w:rsidTr="00EF6885">
        <w:trPr>
          <w:cantSplit/>
          <w:jc w:val="center"/>
        </w:trPr>
        <w:tc>
          <w:tcPr>
            <w:tcW w:w="858"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rPr>
                <w:lang w:val="en-GB"/>
              </w:rPr>
            </w:pPr>
            <w:r w:rsidRPr="00B87C74">
              <w:rPr>
                <w:lang w:val="en-GB"/>
              </w:rPr>
              <w:t>B21</w:t>
            </w:r>
          </w:p>
        </w:tc>
        <w:tc>
          <w:tcPr>
            <w:tcW w:w="992"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rPr>
                <w:lang w:val="en-GB"/>
              </w:rPr>
            </w:pPr>
            <w:r w:rsidRPr="00B87C74">
              <w:rPr>
                <w:lang w:val="en-GB"/>
              </w:rPr>
              <w:t>Gas-oil</w:t>
            </w:r>
          </w:p>
        </w:tc>
        <w:tc>
          <w:tcPr>
            <w:tcW w:w="1276"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w:t>
            </w:r>
          </w:p>
        </w:tc>
        <w:tc>
          <w:tcPr>
            <w:tcW w:w="1701"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w:t>
            </w:r>
          </w:p>
        </w:tc>
        <w:tc>
          <w:tcPr>
            <w:tcW w:w="992"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500</w:t>
            </w:r>
          </w:p>
        </w:tc>
        <w:tc>
          <w:tcPr>
            <w:tcW w:w="1559" w:type="dxa"/>
            <w:tcBorders>
              <w:top w:val="single" w:sz="6" w:space="0" w:color="auto"/>
              <w:left w:val="single" w:sz="6" w:space="0" w:color="auto"/>
              <w:bottom w:val="single" w:sz="6" w:space="0" w:color="auto"/>
              <w:right w:val="single" w:sz="6" w:space="0" w:color="auto"/>
            </w:tcBorders>
          </w:tcPr>
          <w:p w:rsidR="00EF6885" w:rsidRPr="009A7DAA" w:rsidRDefault="005B0143" w:rsidP="00EF6885">
            <w:pPr>
              <w:spacing w:before="120" w:after="120"/>
              <w:jc w:val="center"/>
            </w:pPr>
            <w:r w:rsidRPr="009A7DAA">
              <w:t>95</w:t>
            </w:r>
          </w:p>
        </w:tc>
        <w:tc>
          <w:tcPr>
            <w:tcW w:w="851" w:type="dxa"/>
            <w:tcBorders>
              <w:bottom w:val="single" w:sz="6" w:space="0" w:color="auto"/>
              <w:right w:val="single" w:sz="6" w:space="0" w:color="auto"/>
            </w:tcBorders>
          </w:tcPr>
          <w:p w:rsidR="00EF6885" w:rsidRPr="009A7DAA" w:rsidRDefault="005B0143" w:rsidP="00EF6885">
            <w:pPr>
              <w:spacing w:before="120" w:after="120"/>
              <w:jc w:val="center"/>
            </w:pPr>
            <w:r w:rsidRPr="009A7DAA">
              <w:t>85</w:t>
            </w:r>
          </w:p>
        </w:tc>
        <w:tc>
          <w:tcPr>
            <w:tcW w:w="850" w:type="dxa"/>
            <w:tcBorders>
              <w:left w:val="single" w:sz="6" w:space="0" w:color="auto"/>
              <w:bottom w:val="single" w:sz="6" w:space="0" w:color="auto"/>
              <w:right w:val="single" w:sz="6" w:space="0" w:color="auto"/>
            </w:tcBorders>
          </w:tcPr>
          <w:p w:rsidR="00EF6885" w:rsidRPr="00E651B2" w:rsidRDefault="005B0143" w:rsidP="00EF6885">
            <w:pPr>
              <w:spacing w:before="120" w:after="120"/>
              <w:jc w:val="center"/>
            </w:pPr>
            <w:r w:rsidRPr="00E651B2">
              <w:t xml:space="preserve">60 </w:t>
            </w:r>
          </w:p>
        </w:tc>
        <w:tc>
          <w:tcPr>
            <w:tcW w:w="851" w:type="dxa"/>
            <w:tcBorders>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w:t>
            </w:r>
          </w:p>
        </w:tc>
        <w:tc>
          <w:tcPr>
            <w:tcW w:w="856" w:type="dxa"/>
            <w:tcBorders>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w:t>
            </w:r>
          </w:p>
        </w:tc>
      </w:tr>
      <w:tr w:rsidR="003B4B1E" w:rsidTr="00EF6885">
        <w:trPr>
          <w:cantSplit/>
          <w:jc w:val="center"/>
        </w:trPr>
        <w:tc>
          <w:tcPr>
            <w:tcW w:w="858"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B22</w:t>
            </w:r>
          </w:p>
        </w:tc>
        <w:tc>
          <w:tcPr>
            <w:tcW w:w="992"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Huile de pyrolyse CK4</w:t>
            </w:r>
          </w:p>
        </w:tc>
        <w:tc>
          <w:tcPr>
            <w:tcW w:w="1276"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oui</w:t>
            </w:r>
          </w:p>
        </w:tc>
        <w:tc>
          <w:tcPr>
            <w:tcW w:w="1701"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oui</w:t>
            </w:r>
          </w:p>
        </w:tc>
        <w:tc>
          <w:tcPr>
            <w:tcW w:w="992"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500</w:t>
            </w:r>
          </w:p>
        </w:tc>
        <w:tc>
          <w:tcPr>
            <w:tcW w:w="1559" w:type="dxa"/>
            <w:tcBorders>
              <w:top w:val="single" w:sz="6" w:space="0" w:color="auto"/>
              <w:left w:val="single" w:sz="6" w:space="0" w:color="auto"/>
              <w:bottom w:val="single" w:sz="6" w:space="0" w:color="auto"/>
              <w:right w:val="single" w:sz="6" w:space="0" w:color="auto"/>
            </w:tcBorders>
          </w:tcPr>
          <w:p w:rsidR="00EF6885" w:rsidRPr="009A7DAA" w:rsidRDefault="005B0143" w:rsidP="00EF6885">
            <w:pPr>
              <w:spacing w:before="120" w:after="120"/>
              <w:jc w:val="center"/>
            </w:pPr>
            <w:r w:rsidRPr="009A7DAA">
              <w:t>95</w:t>
            </w:r>
          </w:p>
        </w:tc>
        <w:tc>
          <w:tcPr>
            <w:tcW w:w="851" w:type="dxa"/>
            <w:tcBorders>
              <w:top w:val="single" w:sz="6" w:space="0" w:color="auto"/>
              <w:bottom w:val="single" w:sz="6" w:space="0" w:color="auto"/>
              <w:right w:val="single" w:sz="6" w:space="0" w:color="auto"/>
            </w:tcBorders>
          </w:tcPr>
          <w:p w:rsidR="00EF6885" w:rsidRPr="009A7DAA" w:rsidRDefault="005B0143" w:rsidP="00EF6885">
            <w:pPr>
              <w:spacing w:before="120" w:after="120"/>
              <w:jc w:val="center"/>
            </w:pPr>
            <w:r w:rsidRPr="009A7DAA">
              <w:t>85</w:t>
            </w:r>
          </w:p>
        </w:tc>
        <w:tc>
          <w:tcPr>
            <w:tcW w:w="850"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15</w:t>
            </w:r>
          </w:p>
        </w:tc>
        <w:tc>
          <w:tcPr>
            <w:tcW w:w="851"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70</w:t>
            </w:r>
          </w:p>
        </w:tc>
        <w:tc>
          <w:tcPr>
            <w:tcW w:w="856"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65</w:t>
            </w:r>
          </w:p>
        </w:tc>
      </w:tr>
      <w:tr w:rsidR="003B4B1E" w:rsidTr="00EF6885">
        <w:trPr>
          <w:cantSplit/>
          <w:jc w:val="center"/>
        </w:trPr>
        <w:tc>
          <w:tcPr>
            <w:tcW w:w="858"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B23</w:t>
            </w:r>
          </w:p>
        </w:tc>
        <w:tc>
          <w:tcPr>
            <w:tcW w:w="992"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Huile de pyrolyse CK4</w:t>
            </w:r>
          </w:p>
        </w:tc>
        <w:tc>
          <w:tcPr>
            <w:tcW w:w="1276"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oui</w:t>
            </w:r>
          </w:p>
        </w:tc>
        <w:tc>
          <w:tcPr>
            <w:tcW w:w="1701"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oui</w:t>
            </w:r>
          </w:p>
        </w:tc>
        <w:tc>
          <w:tcPr>
            <w:tcW w:w="992"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500</w:t>
            </w:r>
          </w:p>
        </w:tc>
        <w:tc>
          <w:tcPr>
            <w:tcW w:w="1559" w:type="dxa"/>
            <w:tcBorders>
              <w:top w:val="single" w:sz="6" w:space="0" w:color="auto"/>
              <w:left w:val="single" w:sz="6" w:space="0" w:color="auto"/>
              <w:bottom w:val="single" w:sz="6" w:space="0" w:color="auto"/>
              <w:right w:val="single" w:sz="6" w:space="0" w:color="auto"/>
            </w:tcBorders>
          </w:tcPr>
          <w:p w:rsidR="00EF6885" w:rsidRPr="009A7DAA" w:rsidRDefault="005B0143" w:rsidP="00EF6885">
            <w:pPr>
              <w:spacing w:before="120" w:after="120"/>
              <w:jc w:val="center"/>
            </w:pPr>
            <w:r w:rsidRPr="009A7DAA">
              <w:t>95</w:t>
            </w:r>
          </w:p>
        </w:tc>
        <w:tc>
          <w:tcPr>
            <w:tcW w:w="851" w:type="dxa"/>
            <w:tcBorders>
              <w:top w:val="single" w:sz="6" w:space="0" w:color="auto"/>
              <w:bottom w:val="single" w:sz="6" w:space="0" w:color="auto"/>
              <w:right w:val="single" w:sz="6" w:space="0" w:color="auto"/>
            </w:tcBorders>
          </w:tcPr>
          <w:p w:rsidR="00EF6885" w:rsidRPr="009A7DAA" w:rsidRDefault="005B0143" w:rsidP="00EF6885">
            <w:pPr>
              <w:spacing w:before="120" w:after="120"/>
              <w:jc w:val="center"/>
            </w:pPr>
            <w:r w:rsidRPr="009A7DAA">
              <w:t>85</w:t>
            </w:r>
          </w:p>
        </w:tc>
        <w:tc>
          <w:tcPr>
            <w:tcW w:w="850"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15</w:t>
            </w:r>
          </w:p>
        </w:tc>
        <w:tc>
          <w:tcPr>
            <w:tcW w:w="851"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70</w:t>
            </w:r>
          </w:p>
        </w:tc>
        <w:tc>
          <w:tcPr>
            <w:tcW w:w="856"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65</w:t>
            </w:r>
          </w:p>
        </w:tc>
      </w:tr>
      <w:tr w:rsidR="003B4B1E" w:rsidTr="00EF6885">
        <w:trPr>
          <w:cantSplit/>
          <w:jc w:val="center"/>
        </w:trPr>
        <w:tc>
          <w:tcPr>
            <w:tcW w:w="858"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B24</w:t>
            </w:r>
          </w:p>
        </w:tc>
        <w:tc>
          <w:tcPr>
            <w:tcW w:w="992"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Huile de pyrolyse CK4</w:t>
            </w:r>
          </w:p>
        </w:tc>
        <w:tc>
          <w:tcPr>
            <w:tcW w:w="1276"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oui</w:t>
            </w:r>
          </w:p>
        </w:tc>
        <w:tc>
          <w:tcPr>
            <w:tcW w:w="1701"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oui</w:t>
            </w:r>
          </w:p>
        </w:tc>
        <w:tc>
          <w:tcPr>
            <w:tcW w:w="992"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500</w:t>
            </w:r>
          </w:p>
        </w:tc>
        <w:tc>
          <w:tcPr>
            <w:tcW w:w="1559" w:type="dxa"/>
            <w:tcBorders>
              <w:top w:val="single" w:sz="6" w:space="0" w:color="auto"/>
              <w:left w:val="single" w:sz="6" w:space="0" w:color="auto"/>
              <w:bottom w:val="single" w:sz="6" w:space="0" w:color="auto"/>
              <w:right w:val="single" w:sz="6" w:space="0" w:color="auto"/>
            </w:tcBorders>
          </w:tcPr>
          <w:p w:rsidR="00EF6885" w:rsidRPr="009A7DAA" w:rsidRDefault="005B0143" w:rsidP="00EF6885">
            <w:pPr>
              <w:spacing w:before="120" w:after="120"/>
              <w:jc w:val="center"/>
            </w:pPr>
            <w:r w:rsidRPr="009A7DAA">
              <w:t>95</w:t>
            </w:r>
          </w:p>
        </w:tc>
        <w:tc>
          <w:tcPr>
            <w:tcW w:w="851" w:type="dxa"/>
            <w:tcBorders>
              <w:top w:val="single" w:sz="6" w:space="0" w:color="auto"/>
              <w:bottom w:val="single" w:sz="6" w:space="0" w:color="auto"/>
              <w:right w:val="single" w:sz="6" w:space="0" w:color="auto"/>
            </w:tcBorders>
          </w:tcPr>
          <w:p w:rsidR="00EF6885" w:rsidRPr="009A7DAA" w:rsidRDefault="005B0143" w:rsidP="00EF6885">
            <w:pPr>
              <w:spacing w:before="120" w:after="120"/>
              <w:jc w:val="center"/>
            </w:pPr>
            <w:r w:rsidRPr="009A7DAA">
              <w:t>85</w:t>
            </w:r>
          </w:p>
        </w:tc>
        <w:tc>
          <w:tcPr>
            <w:tcW w:w="850"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15</w:t>
            </w:r>
          </w:p>
        </w:tc>
        <w:tc>
          <w:tcPr>
            <w:tcW w:w="851"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70</w:t>
            </w:r>
          </w:p>
        </w:tc>
        <w:tc>
          <w:tcPr>
            <w:tcW w:w="856"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65</w:t>
            </w:r>
          </w:p>
        </w:tc>
      </w:tr>
      <w:tr w:rsidR="003B4B1E" w:rsidTr="00EF6885">
        <w:trPr>
          <w:cantSplit/>
          <w:jc w:val="center"/>
        </w:trPr>
        <w:tc>
          <w:tcPr>
            <w:tcW w:w="858"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B25</w:t>
            </w:r>
          </w:p>
        </w:tc>
        <w:tc>
          <w:tcPr>
            <w:tcW w:w="992"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Huile de pyrolyse CK4</w:t>
            </w:r>
          </w:p>
        </w:tc>
        <w:tc>
          <w:tcPr>
            <w:tcW w:w="1276"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oui</w:t>
            </w:r>
          </w:p>
        </w:tc>
        <w:tc>
          <w:tcPr>
            <w:tcW w:w="1701"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oui</w:t>
            </w:r>
          </w:p>
        </w:tc>
        <w:tc>
          <w:tcPr>
            <w:tcW w:w="992"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500</w:t>
            </w:r>
          </w:p>
        </w:tc>
        <w:tc>
          <w:tcPr>
            <w:tcW w:w="1559" w:type="dxa"/>
            <w:tcBorders>
              <w:top w:val="single" w:sz="6" w:space="0" w:color="auto"/>
              <w:left w:val="single" w:sz="6" w:space="0" w:color="auto"/>
              <w:bottom w:val="single" w:sz="6" w:space="0" w:color="auto"/>
              <w:right w:val="single" w:sz="6" w:space="0" w:color="auto"/>
            </w:tcBorders>
          </w:tcPr>
          <w:p w:rsidR="00EF6885" w:rsidRPr="009A7DAA" w:rsidRDefault="005B0143" w:rsidP="00EF6885">
            <w:pPr>
              <w:spacing w:before="120" w:after="120"/>
              <w:jc w:val="center"/>
            </w:pPr>
            <w:r w:rsidRPr="009A7DAA">
              <w:t>95</w:t>
            </w:r>
          </w:p>
        </w:tc>
        <w:tc>
          <w:tcPr>
            <w:tcW w:w="851" w:type="dxa"/>
            <w:tcBorders>
              <w:top w:val="single" w:sz="6" w:space="0" w:color="auto"/>
              <w:bottom w:val="single" w:sz="6" w:space="0" w:color="auto"/>
              <w:right w:val="single" w:sz="6" w:space="0" w:color="auto"/>
            </w:tcBorders>
          </w:tcPr>
          <w:p w:rsidR="00EF6885" w:rsidRPr="009A7DAA" w:rsidRDefault="005B0143" w:rsidP="00EF6885">
            <w:pPr>
              <w:spacing w:before="120" w:after="120"/>
              <w:jc w:val="center"/>
            </w:pPr>
            <w:r w:rsidRPr="009A7DAA">
              <w:t>85</w:t>
            </w:r>
          </w:p>
        </w:tc>
        <w:tc>
          <w:tcPr>
            <w:tcW w:w="850"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15</w:t>
            </w:r>
          </w:p>
        </w:tc>
        <w:tc>
          <w:tcPr>
            <w:tcW w:w="851"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70</w:t>
            </w:r>
          </w:p>
        </w:tc>
        <w:tc>
          <w:tcPr>
            <w:tcW w:w="856"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65</w:t>
            </w:r>
          </w:p>
        </w:tc>
      </w:tr>
      <w:tr w:rsidR="003B4B1E" w:rsidTr="00EF6885">
        <w:trPr>
          <w:cantSplit/>
          <w:jc w:val="center"/>
        </w:trPr>
        <w:tc>
          <w:tcPr>
            <w:tcW w:w="858"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B27</w:t>
            </w:r>
          </w:p>
        </w:tc>
        <w:tc>
          <w:tcPr>
            <w:tcW w:w="992"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Huile de pyrolyse CK4</w:t>
            </w:r>
          </w:p>
        </w:tc>
        <w:tc>
          <w:tcPr>
            <w:tcW w:w="1276"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oui</w:t>
            </w:r>
          </w:p>
        </w:tc>
        <w:tc>
          <w:tcPr>
            <w:tcW w:w="1701"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oui</w:t>
            </w:r>
          </w:p>
        </w:tc>
        <w:tc>
          <w:tcPr>
            <w:tcW w:w="992"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500</w:t>
            </w:r>
          </w:p>
        </w:tc>
        <w:tc>
          <w:tcPr>
            <w:tcW w:w="1559" w:type="dxa"/>
            <w:tcBorders>
              <w:top w:val="single" w:sz="6" w:space="0" w:color="auto"/>
              <w:left w:val="single" w:sz="6" w:space="0" w:color="auto"/>
              <w:bottom w:val="single" w:sz="6" w:space="0" w:color="auto"/>
              <w:right w:val="single" w:sz="6" w:space="0" w:color="auto"/>
            </w:tcBorders>
          </w:tcPr>
          <w:p w:rsidR="00EF6885" w:rsidRPr="009A7DAA" w:rsidRDefault="005B0143" w:rsidP="00EF6885">
            <w:pPr>
              <w:spacing w:before="120" w:after="120"/>
              <w:jc w:val="center"/>
            </w:pPr>
            <w:r w:rsidRPr="009A7DAA">
              <w:t>95</w:t>
            </w:r>
          </w:p>
        </w:tc>
        <w:tc>
          <w:tcPr>
            <w:tcW w:w="851" w:type="dxa"/>
            <w:tcBorders>
              <w:top w:val="single" w:sz="6" w:space="0" w:color="auto"/>
              <w:bottom w:val="single" w:sz="6" w:space="0" w:color="auto"/>
              <w:right w:val="single" w:sz="6" w:space="0" w:color="auto"/>
            </w:tcBorders>
          </w:tcPr>
          <w:p w:rsidR="00EF6885" w:rsidRPr="009A7DAA" w:rsidRDefault="005B0143" w:rsidP="00EF6885">
            <w:pPr>
              <w:spacing w:before="120" w:after="120"/>
              <w:jc w:val="center"/>
            </w:pPr>
            <w:r w:rsidRPr="009A7DAA">
              <w:t>85</w:t>
            </w:r>
          </w:p>
        </w:tc>
        <w:tc>
          <w:tcPr>
            <w:tcW w:w="850"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15</w:t>
            </w:r>
          </w:p>
        </w:tc>
        <w:tc>
          <w:tcPr>
            <w:tcW w:w="851"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70</w:t>
            </w:r>
          </w:p>
        </w:tc>
        <w:tc>
          <w:tcPr>
            <w:tcW w:w="856"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65</w:t>
            </w:r>
          </w:p>
        </w:tc>
      </w:tr>
      <w:tr w:rsidR="003B4B1E" w:rsidTr="00EF6885">
        <w:trPr>
          <w:cantSplit/>
          <w:jc w:val="center"/>
        </w:trPr>
        <w:tc>
          <w:tcPr>
            <w:tcW w:w="858"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B30</w:t>
            </w:r>
          </w:p>
        </w:tc>
        <w:tc>
          <w:tcPr>
            <w:tcW w:w="992"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Huile de pyrolyse CK4</w:t>
            </w:r>
          </w:p>
        </w:tc>
        <w:tc>
          <w:tcPr>
            <w:tcW w:w="1276"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oui</w:t>
            </w:r>
          </w:p>
        </w:tc>
        <w:tc>
          <w:tcPr>
            <w:tcW w:w="1701"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oui</w:t>
            </w:r>
          </w:p>
        </w:tc>
        <w:tc>
          <w:tcPr>
            <w:tcW w:w="992"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500</w:t>
            </w:r>
          </w:p>
        </w:tc>
        <w:tc>
          <w:tcPr>
            <w:tcW w:w="1559" w:type="dxa"/>
            <w:tcBorders>
              <w:top w:val="single" w:sz="6" w:space="0" w:color="auto"/>
              <w:left w:val="single" w:sz="6" w:space="0" w:color="auto"/>
              <w:bottom w:val="single" w:sz="6" w:space="0" w:color="auto"/>
              <w:right w:val="single" w:sz="6" w:space="0" w:color="auto"/>
            </w:tcBorders>
          </w:tcPr>
          <w:p w:rsidR="00EF6885" w:rsidRPr="009A7DAA" w:rsidRDefault="005B0143" w:rsidP="00EF6885">
            <w:pPr>
              <w:spacing w:before="120" w:after="120"/>
              <w:jc w:val="center"/>
            </w:pPr>
            <w:r w:rsidRPr="009A7DAA">
              <w:t>95</w:t>
            </w:r>
          </w:p>
        </w:tc>
        <w:tc>
          <w:tcPr>
            <w:tcW w:w="851" w:type="dxa"/>
            <w:tcBorders>
              <w:top w:val="single" w:sz="6" w:space="0" w:color="auto"/>
              <w:bottom w:val="single" w:sz="6" w:space="0" w:color="auto"/>
              <w:right w:val="single" w:sz="6" w:space="0" w:color="auto"/>
            </w:tcBorders>
          </w:tcPr>
          <w:p w:rsidR="00EF6885" w:rsidRPr="009A7DAA" w:rsidRDefault="005B0143" w:rsidP="00EF6885">
            <w:pPr>
              <w:spacing w:before="120" w:after="120"/>
              <w:jc w:val="center"/>
            </w:pPr>
            <w:r w:rsidRPr="009A7DAA">
              <w:t>85</w:t>
            </w:r>
          </w:p>
        </w:tc>
        <w:tc>
          <w:tcPr>
            <w:tcW w:w="850"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15</w:t>
            </w:r>
          </w:p>
        </w:tc>
        <w:tc>
          <w:tcPr>
            <w:tcW w:w="851"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70</w:t>
            </w:r>
          </w:p>
        </w:tc>
        <w:tc>
          <w:tcPr>
            <w:tcW w:w="856" w:type="dxa"/>
            <w:tcBorders>
              <w:top w:val="single" w:sz="6" w:space="0" w:color="auto"/>
              <w:left w:val="single" w:sz="6" w:space="0" w:color="auto"/>
              <w:bottom w:val="single" w:sz="6" w:space="0" w:color="auto"/>
              <w:right w:val="single" w:sz="6" w:space="0" w:color="auto"/>
            </w:tcBorders>
          </w:tcPr>
          <w:p w:rsidR="00EF6885" w:rsidRPr="00B87C74" w:rsidRDefault="005B0143" w:rsidP="00EF6885">
            <w:pPr>
              <w:spacing w:before="120" w:after="120"/>
              <w:jc w:val="center"/>
            </w:pPr>
            <w:r w:rsidRPr="00B87C74">
              <w:t>65</w:t>
            </w:r>
          </w:p>
        </w:tc>
      </w:tr>
    </w:tbl>
    <w:p w:rsidR="00EF6885" w:rsidRPr="00F959C8" w:rsidRDefault="00EF6885" w:rsidP="00EF6885"/>
    <w:p w:rsidR="00EF6885" w:rsidRPr="00557BD1" w:rsidRDefault="005B0143" w:rsidP="00EF6885">
      <w:pPr>
        <w:ind w:left="567"/>
        <w:rPr>
          <w:lang w:val="es-ES"/>
        </w:rPr>
      </w:pPr>
      <w:r w:rsidRPr="00557BD1">
        <w:rPr>
          <w:lang w:val="es-ES"/>
        </w:rPr>
        <w:t>Nota: 100 % = 10 m</w:t>
      </w:r>
    </w:p>
    <w:p w:rsidR="00EF6885" w:rsidRPr="00516644" w:rsidRDefault="005B0143" w:rsidP="00EF6885">
      <w:pPr>
        <w:spacing w:before="80"/>
        <w:ind w:left="567"/>
      </w:pPr>
      <w:r w:rsidRPr="00516644">
        <w:t xml:space="preserve">Dimension d’un bac: h: 10,7 m  </w:t>
      </w:r>
      <w:r w:rsidRPr="00557BD1">
        <w:rPr>
          <w:rFonts w:ascii="Symbol" w:hAnsi="Symbol"/>
        </w:rPr>
        <w:sym w:font="Symbol" w:char="F0C6"/>
      </w:r>
      <w:r w:rsidRPr="00516644">
        <w:t> : 8 m</w:t>
      </w:r>
    </w:p>
    <w:p w:rsidR="00EF6885" w:rsidRPr="00D75432" w:rsidRDefault="005B0143" w:rsidP="00EF6885">
      <w:pPr>
        <w:spacing w:before="60"/>
        <w:ind w:left="567"/>
        <w:jc w:val="both"/>
      </w:pPr>
      <w:r w:rsidRPr="00557BD1">
        <w:t>Les mesures et alarmes relatives aux bacs du Parc Nord exploité</w:t>
      </w:r>
      <w:r>
        <w:t>s par la Centrale Sud apparaiss</w:t>
      </w:r>
      <w:r w:rsidRPr="000F4E1E">
        <w:rPr>
          <w:color w:val="FF0000"/>
        </w:rPr>
        <w:t>e</w:t>
      </w:r>
      <w:r w:rsidRPr="00557BD1">
        <w:t xml:space="preserve">nt sur le </w:t>
      </w:r>
      <w:r w:rsidRPr="00D75432">
        <w:t xml:space="preserve">synoptique "P_NORD" (Stockages Parc Nord). </w:t>
      </w:r>
    </w:p>
    <w:p w:rsidR="00EF6885" w:rsidRPr="0078339D" w:rsidRDefault="005B0143" w:rsidP="00EF6885">
      <w:pPr>
        <w:spacing w:before="60" w:after="60"/>
        <w:ind w:left="567"/>
      </w:pPr>
      <w:r w:rsidRPr="0078339D">
        <w:rPr>
          <w:sz w:val="8"/>
        </w:rPr>
        <w:br/>
      </w:r>
      <w:r w:rsidRPr="0078339D">
        <w:t>Pour chaque bac, on distingue :</w:t>
      </w:r>
    </w:p>
    <w:p w:rsidR="00EF6885" w:rsidRDefault="005B0143" w:rsidP="00EF6885">
      <w:pPr>
        <w:spacing w:before="120"/>
        <w:ind w:left="1843" w:hanging="1276"/>
      </w:pPr>
      <w:r w:rsidRPr="00431372">
        <w:t xml:space="preserve">- </w:t>
      </w:r>
      <w:r w:rsidRPr="00431372">
        <w:rPr>
          <w:u w:val="single"/>
        </w:rPr>
        <w:t>Le nom</w:t>
      </w:r>
      <w:r>
        <w:rPr>
          <w:u w:val="single"/>
        </w:rPr>
        <w:t xml:space="preserve"> du bac</w:t>
      </w:r>
      <w:r>
        <w:t xml:space="preserve"> </w:t>
      </w:r>
    </w:p>
    <w:p w:rsidR="00EF6885" w:rsidRPr="00F833E7" w:rsidRDefault="005B0143" w:rsidP="00EF6885">
      <w:pPr>
        <w:spacing w:before="120"/>
        <w:ind w:left="1843" w:hanging="1276"/>
      </w:pPr>
      <w:r>
        <w:t xml:space="preserve">- </w:t>
      </w:r>
      <w:r w:rsidRPr="00431372">
        <w:rPr>
          <w:u w:val="single"/>
        </w:rPr>
        <w:t xml:space="preserve">Les mesures de </w:t>
      </w:r>
      <w:r w:rsidRPr="00F833E7">
        <w:rPr>
          <w:u w:val="single"/>
        </w:rPr>
        <w:t>niveau</w:t>
      </w:r>
      <w:r w:rsidRPr="00F833E7">
        <w:t xml:space="preserve"> : Les deux mesures analogiques de niveau de chaque bac sont retransmises. Le niveau représenté par la jauge est le niveau de conduite (L021 … L030). </w:t>
      </w:r>
    </w:p>
    <w:p w:rsidR="00EF6885" w:rsidRPr="00F833E7" w:rsidRDefault="005B0143" w:rsidP="00EF6885">
      <w:pPr>
        <w:spacing w:before="120"/>
        <w:ind w:left="1843" w:hanging="1276"/>
      </w:pPr>
      <w:r w:rsidRPr="00F833E7">
        <w:t xml:space="preserve">- </w:t>
      </w:r>
      <w:r w:rsidRPr="00F833E7">
        <w:rPr>
          <w:u w:val="single"/>
        </w:rPr>
        <w:t>La mesure de température</w:t>
      </w:r>
      <w:r w:rsidRPr="00F833E7">
        <w:tab/>
        <w:t>:</w:t>
      </w:r>
      <w:r w:rsidRPr="00F833E7">
        <w:tab/>
        <w:t>(si le bac est équipé)</w:t>
      </w:r>
      <w:r w:rsidRPr="00F833E7">
        <w:tab/>
      </w:r>
    </w:p>
    <w:p w:rsidR="00EF6885" w:rsidRPr="00DD3560" w:rsidRDefault="005B0143" w:rsidP="00EF6885">
      <w:pPr>
        <w:spacing w:before="120"/>
        <w:ind w:left="1843" w:hanging="1276"/>
      </w:pPr>
      <w:r w:rsidRPr="00DD3560">
        <w:t xml:space="preserve">- </w:t>
      </w:r>
      <w:r w:rsidRPr="00DD3560">
        <w:rPr>
          <w:u w:val="single"/>
        </w:rPr>
        <w:t>Un pavé vert « bac en cours »</w:t>
      </w:r>
      <w:r w:rsidRPr="00DD3560">
        <w:t xml:space="preserve"> : qui apparaît quand la vanne de remplissage de ce bac est ouverte </w:t>
      </w:r>
    </w:p>
    <w:p w:rsidR="00EF6885" w:rsidRPr="00DD3560" w:rsidRDefault="005B0143" w:rsidP="00EF6885">
      <w:pPr>
        <w:spacing w:before="120"/>
        <w:ind w:left="1843" w:hanging="1276"/>
      </w:pPr>
      <w:r w:rsidRPr="00DD3560">
        <w:t xml:space="preserve">- </w:t>
      </w:r>
      <w:r w:rsidRPr="00DD3560">
        <w:rPr>
          <w:u w:val="single"/>
        </w:rPr>
        <w:t>Un pavé jaune « bac de secours »</w:t>
      </w:r>
      <w:r w:rsidRPr="00DD3560">
        <w:t xml:space="preserve"> : qui apparaît quand le bac est sélectionné comme bac de secours </w:t>
      </w:r>
    </w:p>
    <w:p w:rsidR="00EF6885" w:rsidRPr="00DD3560" w:rsidRDefault="005B0143" w:rsidP="00EF6885">
      <w:pPr>
        <w:spacing w:before="120"/>
        <w:ind w:left="1843" w:hanging="1276"/>
      </w:pPr>
      <w:r w:rsidRPr="00DD3560">
        <w:t xml:space="preserve">- </w:t>
      </w:r>
      <w:r w:rsidRPr="00DD3560">
        <w:rPr>
          <w:u w:val="single"/>
        </w:rPr>
        <w:t>Un pavé rouge « LXH »</w:t>
      </w:r>
      <w:r w:rsidRPr="00DD3560">
        <w:t xml:space="preserve"> : qui apparaît si l’automatisme de niveau haut du bac est activé </w:t>
      </w:r>
    </w:p>
    <w:p w:rsidR="00EF6885" w:rsidRPr="0078339D" w:rsidRDefault="005B0143" w:rsidP="00EF6885">
      <w:pPr>
        <w:spacing w:before="120"/>
        <w:ind w:left="1843" w:hanging="1276"/>
      </w:pPr>
      <w:r w:rsidRPr="000D4508">
        <w:rPr>
          <w:highlight w:val="yellow"/>
        </w:rPr>
        <w:br/>
      </w:r>
    </w:p>
    <w:p w:rsidR="00EF6885" w:rsidRDefault="00EF6885" w:rsidP="00EF6885">
      <w:pPr>
        <w:tabs>
          <w:tab w:val="left" w:pos="3686"/>
          <w:tab w:val="left" w:pos="4253"/>
        </w:tabs>
        <w:spacing w:before="240"/>
        <w:sectPr w:rsidR="00EF6885">
          <w:headerReference w:type="even" r:id="rId12"/>
          <w:headerReference w:type="default" r:id="rId13"/>
          <w:headerReference w:type="first" r:id="rId14"/>
          <w:pgSz w:w="11907" w:h="16840" w:code="9"/>
          <w:pgMar w:top="567" w:right="567" w:bottom="663" w:left="567" w:header="425" w:footer="720" w:gutter="0"/>
          <w:paperSrc w:first="7" w:other="7"/>
          <w:cols w:space="720"/>
          <w:titlePg/>
        </w:sectPr>
      </w:pPr>
    </w:p>
    <w:p w:rsidR="00EF6885" w:rsidRPr="00FF6BCD" w:rsidRDefault="005B0143" w:rsidP="00EF6885">
      <w:pPr>
        <w:pStyle w:val="Titre1"/>
        <w:numPr>
          <w:ilvl w:val="0"/>
          <w:numId w:val="43"/>
        </w:numPr>
        <w:tabs>
          <w:tab w:val="clear" w:pos="851"/>
        </w:tabs>
        <w:rPr>
          <w:sz w:val="28"/>
          <w:szCs w:val="28"/>
        </w:rPr>
      </w:pPr>
      <w:bookmarkStart w:id="65" w:name="_Toc256000011"/>
      <w:bookmarkStart w:id="66" w:name="_Toc448156361"/>
      <w:bookmarkStart w:id="67" w:name="_Toc12880527"/>
      <w:r w:rsidRPr="00FF6BCD">
        <w:rPr>
          <w:sz w:val="28"/>
          <w:szCs w:val="28"/>
        </w:rPr>
        <w:t>ANNEXE 2</w:t>
      </w:r>
      <w:r>
        <w:rPr>
          <w:sz w:val="28"/>
          <w:szCs w:val="28"/>
        </w:rPr>
        <w:t xml:space="preserve"> : </w:t>
      </w:r>
      <w:r w:rsidRPr="00EF2EF2">
        <w:rPr>
          <w:sz w:val="24"/>
          <w:szCs w:val="24"/>
        </w:rPr>
        <w:t>FICHE DE MOUVEMENTS DE BACS</w:t>
      </w:r>
      <w:bookmarkEnd w:id="65"/>
      <w:bookmarkEnd w:id="66"/>
      <w:bookmarkEnd w:id="67"/>
      <w:r>
        <w:rPr>
          <w:sz w:val="28"/>
          <w:szCs w:val="28"/>
        </w:rPr>
        <w:t xml:space="preserve"> </w:t>
      </w:r>
    </w:p>
    <w:p w:rsidR="00EF6885" w:rsidRDefault="005B0143" w:rsidP="00EF6885">
      <w:pPr>
        <w:tabs>
          <w:tab w:val="left" w:pos="5104"/>
        </w:tabs>
        <w:spacing w:before="60"/>
        <w:ind w:left="357"/>
        <w:rPr>
          <w:b/>
          <w:u w:val="single"/>
        </w:rPr>
      </w:pPr>
      <w:r w:rsidRPr="00DB07B0">
        <w:rPr>
          <w:b/>
          <w:u w:val="single"/>
        </w:rPr>
        <w:t>CENTRALE SUD</w:t>
      </w:r>
    </w:p>
    <w:p w:rsidR="00EF6885" w:rsidRPr="00123404" w:rsidRDefault="005B0143" w:rsidP="00EF6885">
      <w:pPr>
        <w:tabs>
          <w:tab w:val="left" w:pos="5104"/>
        </w:tabs>
        <w:spacing w:before="60"/>
        <w:ind w:left="357"/>
        <w:jc w:val="center"/>
        <w:rPr>
          <w:b/>
          <w:u w:val="single"/>
        </w:rPr>
      </w:pPr>
      <w:r w:rsidRPr="00DB07B0">
        <w:rPr>
          <w:b/>
          <w:u w:val="single"/>
        </w:rPr>
        <w:br/>
        <w:t>MOUVEMENTS  DE  BACS  PARC  NORD</w:t>
      </w:r>
      <w:r w:rsidRPr="00DB07B0">
        <w:rPr>
          <w:b/>
          <w:u w:val="single"/>
        </w:rPr>
        <w:br/>
      </w:r>
      <w:r w:rsidRPr="00DB07B0">
        <w:rPr>
          <w:b/>
          <w:u w:val="single"/>
        </w:rPr>
        <w:br/>
      </w:r>
      <w:r w:rsidRPr="00DB07B0">
        <w:rPr>
          <w:b/>
          <w:u w:val="single"/>
        </w:rPr>
        <w:br/>
      </w:r>
      <w:r w:rsidRPr="00DB07B0">
        <w:t>Date : .......................................</w:t>
      </w:r>
      <w:r w:rsidRPr="00DB07B0">
        <w:br/>
      </w:r>
      <w:r w:rsidRPr="00DB07B0">
        <w:br/>
        <w:t>Nom : ......................................</w:t>
      </w:r>
    </w:p>
    <w:p w:rsidR="00EF6885" w:rsidRPr="00DB07B0" w:rsidRDefault="005B0143" w:rsidP="00EF6885">
      <w:pPr>
        <w:tabs>
          <w:tab w:val="left" w:pos="5104"/>
        </w:tabs>
        <w:ind w:left="360"/>
      </w:pPr>
      <w:r w:rsidRPr="00DB07B0">
        <w:rPr>
          <w:b/>
          <w:i/>
          <w:u w:val="single"/>
        </w:rPr>
        <w:t>Huile de Pyrolyse</w:t>
      </w:r>
    </w:p>
    <w:p w:rsidR="00EF6885" w:rsidRPr="00DB07B0" w:rsidRDefault="00EF6885" w:rsidP="00EF6885">
      <w:pPr>
        <w:tabs>
          <w:tab w:val="left" w:pos="5104"/>
        </w:tabs>
        <w:ind w:left="360"/>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402"/>
        <w:gridCol w:w="3402"/>
      </w:tblGrid>
      <w:tr w:rsidR="003B4B1E" w:rsidTr="00EF6885">
        <w:trPr>
          <w:jc w:val="center"/>
        </w:trPr>
        <w:tc>
          <w:tcPr>
            <w:tcW w:w="3402" w:type="dxa"/>
          </w:tcPr>
          <w:p w:rsidR="00EF6885" w:rsidRPr="00DB07B0" w:rsidRDefault="005B0143" w:rsidP="00EF6885">
            <w:pPr>
              <w:tabs>
                <w:tab w:val="left" w:pos="5104"/>
              </w:tabs>
              <w:spacing w:before="120" w:after="120"/>
              <w:jc w:val="center"/>
              <w:rPr>
                <w:b/>
              </w:rPr>
            </w:pPr>
            <w:r w:rsidRPr="00DB07B0">
              <w:rPr>
                <w:b/>
              </w:rPr>
              <w:t>Bac transmis</w:t>
            </w:r>
          </w:p>
        </w:tc>
        <w:tc>
          <w:tcPr>
            <w:tcW w:w="3402" w:type="dxa"/>
          </w:tcPr>
          <w:p w:rsidR="00EF6885" w:rsidRPr="00DB07B0" w:rsidRDefault="00EF6885" w:rsidP="00EF6885">
            <w:pPr>
              <w:tabs>
                <w:tab w:val="left" w:pos="5104"/>
              </w:tabs>
              <w:spacing w:before="120" w:after="120"/>
              <w:jc w:val="center"/>
            </w:pPr>
          </w:p>
        </w:tc>
      </w:tr>
      <w:tr w:rsidR="003B4B1E" w:rsidTr="00EF6885">
        <w:trPr>
          <w:jc w:val="center"/>
        </w:trPr>
        <w:tc>
          <w:tcPr>
            <w:tcW w:w="3402" w:type="dxa"/>
          </w:tcPr>
          <w:p w:rsidR="00EF6885" w:rsidRPr="00DB07B0" w:rsidRDefault="005B0143" w:rsidP="00EF6885">
            <w:pPr>
              <w:tabs>
                <w:tab w:val="left" w:pos="5104"/>
              </w:tabs>
              <w:spacing w:before="120" w:after="120"/>
              <w:ind w:left="355"/>
            </w:pPr>
            <w:r w:rsidRPr="00DB07B0">
              <w:t>Heure avant</w:t>
            </w:r>
          </w:p>
        </w:tc>
        <w:tc>
          <w:tcPr>
            <w:tcW w:w="3402" w:type="dxa"/>
          </w:tcPr>
          <w:p w:rsidR="00EF6885" w:rsidRPr="00DB07B0" w:rsidRDefault="00EF6885" w:rsidP="00EF6885">
            <w:pPr>
              <w:tabs>
                <w:tab w:val="left" w:pos="5104"/>
              </w:tabs>
              <w:spacing w:before="120" w:after="120"/>
            </w:pPr>
          </w:p>
        </w:tc>
      </w:tr>
      <w:tr w:rsidR="003B4B1E" w:rsidTr="00EF6885">
        <w:trPr>
          <w:jc w:val="center"/>
        </w:trPr>
        <w:tc>
          <w:tcPr>
            <w:tcW w:w="3402" w:type="dxa"/>
          </w:tcPr>
          <w:p w:rsidR="00EF6885" w:rsidRPr="00DB07B0" w:rsidRDefault="005B0143" w:rsidP="00EF6885">
            <w:pPr>
              <w:tabs>
                <w:tab w:val="left" w:pos="5104"/>
              </w:tabs>
              <w:spacing w:before="120" w:after="120"/>
              <w:ind w:left="355"/>
            </w:pPr>
            <w:r w:rsidRPr="00DB07B0">
              <w:t>Heure après</w:t>
            </w:r>
          </w:p>
        </w:tc>
        <w:tc>
          <w:tcPr>
            <w:tcW w:w="3402" w:type="dxa"/>
          </w:tcPr>
          <w:p w:rsidR="00EF6885" w:rsidRPr="00DB07B0" w:rsidRDefault="00EF6885" w:rsidP="00EF6885">
            <w:pPr>
              <w:tabs>
                <w:tab w:val="left" w:pos="5104"/>
              </w:tabs>
              <w:spacing w:before="120" w:after="120"/>
            </w:pPr>
          </w:p>
        </w:tc>
      </w:tr>
      <w:tr w:rsidR="003B4B1E" w:rsidTr="00EF6885">
        <w:trPr>
          <w:jc w:val="center"/>
        </w:trPr>
        <w:tc>
          <w:tcPr>
            <w:tcW w:w="3402" w:type="dxa"/>
          </w:tcPr>
          <w:p w:rsidR="00EF6885" w:rsidRPr="00DB07B0" w:rsidRDefault="005B0143" w:rsidP="00EF6885">
            <w:pPr>
              <w:tabs>
                <w:tab w:val="left" w:pos="5104"/>
              </w:tabs>
              <w:spacing w:before="120" w:after="120"/>
              <w:ind w:left="355"/>
            </w:pPr>
            <w:r w:rsidRPr="00DB07B0">
              <w:t>Hauteur avant (m)</w:t>
            </w:r>
          </w:p>
        </w:tc>
        <w:tc>
          <w:tcPr>
            <w:tcW w:w="3402" w:type="dxa"/>
          </w:tcPr>
          <w:p w:rsidR="00EF6885" w:rsidRPr="00DB07B0" w:rsidRDefault="00EF6885" w:rsidP="00EF6885">
            <w:pPr>
              <w:tabs>
                <w:tab w:val="left" w:pos="5104"/>
              </w:tabs>
              <w:spacing w:before="120" w:after="120"/>
            </w:pPr>
          </w:p>
        </w:tc>
      </w:tr>
      <w:tr w:rsidR="003B4B1E" w:rsidTr="00EF6885">
        <w:trPr>
          <w:jc w:val="center"/>
        </w:trPr>
        <w:tc>
          <w:tcPr>
            <w:tcW w:w="3402" w:type="dxa"/>
          </w:tcPr>
          <w:p w:rsidR="00EF6885" w:rsidRPr="00DB07B0" w:rsidRDefault="005B0143" w:rsidP="00EF6885">
            <w:pPr>
              <w:tabs>
                <w:tab w:val="left" w:pos="5104"/>
              </w:tabs>
              <w:spacing w:before="120" w:after="120"/>
              <w:ind w:left="355"/>
            </w:pPr>
            <w:r w:rsidRPr="00DB07B0">
              <w:t>Hauteur après (m)</w:t>
            </w:r>
          </w:p>
        </w:tc>
        <w:tc>
          <w:tcPr>
            <w:tcW w:w="3402" w:type="dxa"/>
          </w:tcPr>
          <w:p w:rsidR="00EF6885" w:rsidRPr="00DB07B0" w:rsidRDefault="00EF6885" w:rsidP="00EF6885">
            <w:pPr>
              <w:tabs>
                <w:tab w:val="left" w:pos="5104"/>
              </w:tabs>
              <w:spacing w:before="120" w:after="120"/>
            </w:pPr>
          </w:p>
        </w:tc>
      </w:tr>
      <w:tr w:rsidR="003B4B1E" w:rsidTr="00EF6885">
        <w:trPr>
          <w:jc w:val="center"/>
        </w:trPr>
        <w:tc>
          <w:tcPr>
            <w:tcW w:w="3402" w:type="dxa"/>
          </w:tcPr>
          <w:p w:rsidR="00EF6885" w:rsidRPr="00DB07B0" w:rsidRDefault="005B0143" w:rsidP="00EF6885">
            <w:pPr>
              <w:tabs>
                <w:tab w:val="left" w:pos="5104"/>
              </w:tabs>
              <w:spacing w:before="120" w:after="120"/>
              <w:ind w:left="355"/>
            </w:pPr>
            <w:r w:rsidRPr="00DB07B0">
              <w:t>Température (°C)</w:t>
            </w:r>
          </w:p>
        </w:tc>
        <w:tc>
          <w:tcPr>
            <w:tcW w:w="3402" w:type="dxa"/>
          </w:tcPr>
          <w:p w:rsidR="00EF6885" w:rsidRPr="00DB07B0" w:rsidRDefault="00EF6885" w:rsidP="00EF6885">
            <w:pPr>
              <w:tabs>
                <w:tab w:val="left" w:pos="5104"/>
              </w:tabs>
              <w:spacing w:before="120" w:after="120"/>
            </w:pPr>
          </w:p>
        </w:tc>
      </w:tr>
      <w:tr w:rsidR="003B4B1E" w:rsidTr="00EF6885">
        <w:trPr>
          <w:jc w:val="center"/>
        </w:trPr>
        <w:tc>
          <w:tcPr>
            <w:tcW w:w="3402" w:type="dxa"/>
          </w:tcPr>
          <w:p w:rsidR="00EF6885" w:rsidRPr="00DB07B0" w:rsidRDefault="005B0143" w:rsidP="00EF6885">
            <w:pPr>
              <w:tabs>
                <w:tab w:val="left" w:pos="5104"/>
              </w:tabs>
              <w:spacing w:before="120" w:after="120"/>
              <w:ind w:left="355"/>
            </w:pPr>
            <w:r w:rsidRPr="00DB07B0">
              <w:t>Densité</w:t>
            </w:r>
          </w:p>
        </w:tc>
        <w:tc>
          <w:tcPr>
            <w:tcW w:w="3402" w:type="dxa"/>
          </w:tcPr>
          <w:p w:rsidR="00EF6885" w:rsidRPr="00DB07B0" w:rsidRDefault="00EF6885" w:rsidP="00EF6885">
            <w:pPr>
              <w:tabs>
                <w:tab w:val="left" w:pos="5104"/>
              </w:tabs>
              <w:spacing w:before="120" w:after="120"/>
            </w:pPr>
          </w:p>
        </w:tc>
      </w:tr>
      <w:tr w:rsidR="003B4B1E" w:rsidTr="00EF6885">
        <w:trPr>
          <w:jc w:val="center"/>
        </w:trPr>
        <w:tc>
          <w:tcPr>
            <w:tcW w:w="3402" w:type="dxa"/>
          </w:tcPr>
          <w:p w:rsidR="00EF6885" w:rsidRPr="00DB07B0" w:rsidRDefault="005B0143" w:rsidP="00EF6885">
            <w:pPr>
              <w:tabs>
                <w:tab w:val="left" w:pos="5104"/>
              </w:tabs>
              <w:spacing w:before="120" w:after="120"/>
              <w:ind w:left="355"/>
            </w:pPr>
            <w:r w:rsidRPr="00DB07B0">
              <w:t>Point de flash</w:t>
            </w:r>
          </w:p>
        </w:tc>
        <w:tc>
          <w:tcPr>
            <w:tcW w:w="3402" w:type="dxa"/>
          </w:tcPr>
          <w:p w:rsidR="00EF6885" w:rsidRPr="00DB07B0" w:rsidRDefault="00EF6885" w:rsidP="00EF6885">
            <w:pPr>
              <w:tabs>
                <w:tab w:val="left" w:pos="5104"/>
              </w:tabs>
              <w:spacing w:before="120" w:after="120"/>
            </w:pPr>
          </w:p>
        </w:tc>
      </w:tr>
      <w:tr w:rsidR="003B4B1E" w:rsidTr="00EF6885">
        <w:trPr>
          <w:jc w:val="center"/>
        </w:trPr>
        <w:tc>
          <w:tcPr>
            <w:tcW w:w="3402" w:type="dxa"/>
          </w:tcPr>
          <w:p w:rsidR="00EF6885" w:rsidRPr="00DB07B0" w:rsidRDefault="005B0143" w:rsidP="00EF6885">
            <w:pPr>
              <w:tabs>
                <w:tab w:val="left" w:pos="5104"/>
              </w:tabs>
              <w:spacing w:before="120" w:after="120"/>
              <w:ind w:left="355"/>
            </w:pPr>
            <w:r w:rsidRPr="00DB07B0">
              <w:t>Viscosité</w:t>
            </w:r>
          </w:p>
        </w:tc>
        <w:tc>
          <w:tcPr>
            <w:tcW w:w="3402" w:type="dxa"/>
          </w:tcPr>
          <w:p w:rsidR="00EF6885" w:rsidRPr="00DB07B0" w:rsidRDefault="00EF6885" w:rsidP="00EF6885">
            <w:pPr>
              <w:tabs>
                <w:tab w:val="left" w:pos="5104"/>
              </w:tabs>
              <w:spacing w:before="120" w:after="120"/>
            </w:pPr>
          </w:p>
        </w:tc>
      </w:tr>
    </w:tbl>
    <w:p w:rsidR="00EF6885" w:rsidRPr="00DB07B0" w:rsidRDefault="005B0143" w:rsidP="00EF6885">
      <w:pPr>
        <w:tabs>
          <w:tab w:val="left" w:pos="5104"/>
        </w:tabs>
        <w:ind w:left="360"/>
      </w:pPr>
      <w:r w:rsidRPr="00DB07B0">
        <w:br/>
      </w:r>
      <w:r w:rsidRPr="00DB07B0">
        <w:br/>
      </w:r>
      <w:r w:rsidRPr="00DB07B0">
        <w:rPr>
          <w:b/>
          <w:i/>
          <w:u w:val="single"/>
        </w:rPr>
        <w:t>GAS-OIL</w:t>
      </w:r>
    </w:p>
    <w:p w:rsidR="00EF6885" w:rsidRPr="00DB07B0" w:rsidRDefault="00EF6885" w:rsidP="00EF6885">
      <w:pPr>
        <w:tabs>
          <w:tab w:val="left" w:pos="5104"/>
        </w:tabs>
        <w:ind w:left="360"/>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402"/>
        <w:gridCol w:w="3402"/>
      </w:tblGrid>
      <w:tr w:rsidR="003B4B1E" w:rsidTr="00EF6885">
        <w:trPr>
          <w:jc w:val="center"/>
        </w:trPr>
        <w:tc>
          <w:tcPr>
            <w:tcW w:w="3402" w:type="dxa"/>
          </w:tcPr>
          <w:p w:rsidR="00EF6885" w:rsidRPr="00DB07B0" w:rsidRDefault="005B0143" w:rsidP="00EF6885">
            <w:pPr>
              <w:tabs>
                <w:tab w:val="left" w:pos="5104"/>
              </w:tabs>
              <w:spacing w:before="120" w:after="120"/>
              <w:jc w:val="center"/>
              <w:rPr>
                <w:b/>
              </w:rPr>
            </w:pPr>
            <w:r w:rsidRPr="00DB07B0">
              <w:rPr>
                <w:b/>
              </w:rPr>
              <w:t>Remplissage</w:t>
            </w:r>
          </w:p>
        </w:tc>
        <w:tc>
          <w:tcPr>
            <w:tcW w:w="3402" w:type="dxa"/>
          </w:tcPr>
          <w:p w:rsidR="00EF6885" w:rsidRPr="00DB07B0" w:rsidRDefault="00EF6885" w:rsidP="00EF6885">
            <w:pPr>
              <w:tabs>
                <w:tab w:val="left" w:pos="5104"/>
              </w:tabs>
              <w:spacing w:before="120" w:after="120"/>
              <w:jc w:val="center"/>
            </w:pPr>
          </w:p>
        </w:tc>
      </w:tr>
      <w:tr w:rsidR="003B4B1E" w:rsidTr="00EF6885">
        <w:trPr>
          <w:jc w:val="center"/>
        </w:trPr>
        <w:tc>
          <w:tcPr>
            <w:tcW w:w="3402" w:type="dxa"/>
          </w:tcPr>
          <w:p w:rsidR="00EF6885" w:rsidRPr="00DB07B0" w:rsidRDefault="005B0143" w:rsidP="00EF6885">
            <w:pPr>
              <w:tabs>
                <w:tab w:val="left" w:pos="5104"/>
              </w:tabs>
              <w:spacing w:before="120" w:after="120"/>
              <w:ind w:left="355"/>
            </w:pPr>
            <w:r w:rsidRPr="00DB07B0">
              <w:t>Heure avant</w:t>
            </w:r>
          </w:p>
        </w:tc>
        <w:tc>
          <w:tcPr>
            <w:tcW w:w="3402" w:type="dxa"/>
          </w:tcPr>
          <w:p w:rsidR="00EF6885" w:rsidRPr="00DB07B0" w:rsidRDefault="00EF6885" w:rsidP="00EF6885">
            <w:pPr>
              <w:tabs>
                <w:tab w:val="left" w:pos="5104"/>
              </w:tabs>
              <w:spacing w:before="120" w:after="120"/>
            </w:pPr>
          </w:p>
        </w:tc>
      </w:tr>
      <w:tr w:rsidR="003B4B1E" w:rsidTr="00EF6885">
        <w:trPr>
          <w:jc w:val="center"/>
        </w:trPr>
        <w:tc>
          <w:tcPr>
            <w:tcW w:w="3402" w:type="dxa"/>
          </w:tcPr>
          <w:p w:rsidR="00EF6885" w:rsidRPr="00DB07B0" w:rsidRDefault="005B0143" w:rsidP="00EF6885">
            <w:pPr>
              <w:tabs>
                <w:tab w:val="left" w:pos="5104"/>
              </w:tabs>
              <w:spacing w:before="120" w:after="120"/>
              <w:ind w:left="355"/>
            </w:pPr>
            <w:r w:rsidRPr="00DB07B0">
              <w:t>Heure après</w:t>
            </w:r>
          </w:p>
        </w:tc>
        <w:tc>
          <w:tcPr>
            <w:tcW w:w="3402" w:type="dxa"/>
          </w:tcPr>
          <w:p w:rsidR="00EF6885" w:rsidRPr="00DB07B0" w:rsidRDefault="00EF6885" w:rsidP="00EF6885">
            <w:pPr>
              <w:tabs>
                <w:tab w:val="left" w:pos="5104"/>
              </w:tabs>
              <w:spacing w:before="120" w:after="120"/>
            </w:pPr>
          </w:p>
        </w:tc>
      </w:tr>
      <w:tr w:rsidR="003B4B1E" w:rsidTr="00EF6885">
        <w:trPr>
          <w:jc w:val="center"/>
        </w:trPr>
        <w:tc>
          <w:tcPr>
            <w:tcW w:w="3402" w:type="dxa"/>
          </w:tcPr>
          <w:p w:rsidR="00EF6885" w:rsidRPr="00DB07B0" w:rsidRDefault="005B0143" w:rsidP="00EF6885">
            <w:pPr>
              <w:tabs>
                <w:tab w:val="left" w:pos="5104"/>
              </w:tabs>
              <w:spacing w:before="120" w:after="120"/>
              <w:ind w:left="355"/>
            </w:pPr>
            <w:r w:rsidRPr="00DB07B0">
              <w:t>Hauteur avant (m)</w:t>
            </w:r>
          </w:p>
        </w:tc>
        <w:tc>
          <w:tcPr>
            <w:tcW w:w="3402" w:type="dxa"/>
          </w:tcPr>
          <w:p w:rsidR="00EF6885" w:rsidRPr="00DB07B0" w:rsidRDefault="00EF6885" w:rsidP="00EF6885">
            <w:pPr>
              <w:tabs>
                <w:tab w:val="left" w:pos="5104"/>
              </w:tabs>
              <w:spacing w:before="120" w:after="120"/>
            </w:pPr>
          </w:p>
        </w:tc>
      </w:tr>
      <w:tr w:rsidR="003B4B1E" w:rsidTr="00EF6885">
        <w:trPr>
          <w:jc w:val="center"/>
        </w:trPr>
        <w:tc>
          <w:tcPr>
            <w:tcW w:w="3402" w:type="dxa"/>
          </w:tcPr>
          <w:p w:rsidR="00EF6885" w:rsidRPr="00DB07B0" w:rsidRDefault="005B0143" w:rsidP="00EF6885">
            <w:pPr>
              <w:tabs>
                <w:tab w:val="left" w:pos="5104"/>
              </w:tabs>
              <w:spacing w:before="120" w:after="120"/>
              <w:ind w:left="355"/>
            </w:pPr>
            <w:r w:rsidRPr="00DB07B0">
              <w:t>Hauteur après (m)</w:t>
            </w:r>
          </w:p>
        </w:tc>
        <w:tc>
          <w:tcPr>
            <w:tcW w:w="3402" w:type="dxa"/>
          </w:tcPr>
          <w:p w:rsidR="00EF6885" w:rsidRPr="00DB07B0" w:rsidRDefault="00EF6885" w:rsidP="00EF6885">
            <w:pPr>
              <w:tabs>
                <w:tab w:val="left" w:pos="5104"/>
              </w:tabs>
              <w:spacing w:before="120" w:after="120"/>
            </w:pPr>
          </w:p>
        </w:tc>
      </w:tr>
      <w:tr w:rsidR="003B4B1E" w:rsidTr="00EF6885">
        <w:trPr>
          <w:jc w:val="center"/>
        </w:trPr>
        <w:tc>
          <w:tcPr>
            <w:tcW w:w="3402" w:type="dxa"/>
          </w:tcPr>
          <w:p w:rsidR="00EF6885" w:rsidRPr="00DB07B0" w:rsidRDefault="005B0143" w:rsidP="00EF6885">
            <w:pPr>
              <w:tabs>
                <w:tab w:val="left" w:pos="5104"/>
              </w:tabs>
              <w:spacing w:before="120" w:after="120"/>
              <w:ind w:left="355"/>
            </w:pPr>
            <w:r w:rsidRPr="00DB07B0">
              <w:t>Si dérogation par rapport au FOD- indiquer ici le critère de dérogation et le seuil</w:t>
            </w:r>
          </w:p>
        </w:tc>
        <w:tc>
          <w:tcPr>
            <w:tcW w:w="3402" w:type="dxa"/>
          </w:tcPr>
          <w:p w:rsidR="00EF6885" w:rsidRPr="00DB07B0" w:rsidRDefault="00EF6885" w:rsidP="00EF6885">
            <w:pPr>
              <w:tabs>
                <w:tab w:val="left" w:pos="5104"/>
              </w:tabs>
              <w:spacing w:before="120" w:after="120"/>
            </w:pPr>
          </w:p>
        </w:tc>
      </w:tr>
    </w:tbl>
    <w:p w:rsidR="00EF6885" w:rsidRPr="00DB07B0" w:rsidRDefault="005B0143" w:rsidP="00EF6885">
      <w:pPr>
        <w:tabs>
          <w:tab w:val="left" w:pos="5104"/>
        </w:tabs>
        <w:jc w:val="center"/>
      </w:pPr>
      <w:r w:rsidRPr="00DB07B0">
        <w:br/>
      </w:r>
      <w:r w:rsidRPr="00DB07B0">
        <w:br/>
        <w:t xml:space="preserve">A transmettre à  </w:t>
      </w:r>
      <w:r w:rsidRPr="00DB07B0">
        <w:rPr>
          <w:b/>
          <w:bCs/>
        </w:rPr>
        <w:t>L. BERNARDINI</w:t>
      </w:r>
      <w:r w:rsidRPr="00DB07B0">
        <w:t xml:space="preserve">   </w:t>
      </w:r>
      <w:r w:rsidRPr="00DB07B0">
        <w:rPr>
          <w:b/>
        </w:rPr>
        <w:t>(fax 6212</w:t>
      </w:r>
      <w:proofErr w:type="gramStart"/>
      <w:r w:rsidRPr="00DB07B0">
        <w:rPr>
          <w:b/>
        </w:rPr>
        <w:t>)</w:t>
      </w:r>
      <w:proofErr w:type="gramEnd"/>
      <w:r w:rsidRPr="00DB07B0">
        <w:rPr>
          <w:b/>
        </w:rPr>
        <w:br/>
        <w:t>(+ 1 Chargé d’Exploitation)</w:t>
      </w:r>
      <w:r w:rsidRPr="00DB07B0">
        <w:br/>
      </w:r>
      <w:r w:rsidRPr="00DB07B0">
        <w:br/>
      </w:r>
      <w:r w:rsidRPr="00DB07B0">
        <w:rPr>
          <w:b/>
        </w:rPr>
        <w:t>avant 9 h</w:t>
      </w:r>
      <w:r w:rsidRPr="00DB07B0">
        <w:t xml:space="preserve"> le jour ouvré suivant</w:t>
      </w:r>
    </w:p>
    <w:p w:rsidR="00EF6885" w:rsidRDefault="005B0143" w:rsidP="00EF6885">
      <w:pPr>
        <w:pStyle w:val="Titre1"/>
        <w:numPr>
          <w:ilvl w:val="0"/>
          <w:numId w:val="43"/>
        </w:numPr>
        <w:tabs>
          <w:tab w:val="clear" w:pos="851"/>
        </w:tabs>
        <w:rPr>
          <w:sz w:val="28"/>
          <w:szCs w:val="28"/>
        </w:rPr>
      </w:pPr>
      <w:bookmarkStart w:id="68" w:name="_Toc256000012"/>
      <w:bookmarkStart w:id="69" w:name="_Toc448156362"/>
      <w:bookmarkStart w:id="70" w:name="_Toc12880528"/>
      <w:r w:rsidRPr="004F01B3">
        <w:rPr>
          <w:sz w:val="28"/>
          <w:szCs w:val="28"/>
        </w:rPr>
        <w:t>ANNEXE 3</w:t>
      </w:r>
      <w:r>
        <w:rPr>
          <w:sz w:val="28"/>
          <w:szCs w:val="28"/>
        </w:rPr>
        <w:t> </w:t>
      </w:r>
      <w:r w:rsidRPr="00CA0B62">
        <w:rPr>
          <w:sz w:val="28"/>
          <w:szCs w:val="28"/>
        </w:rPr>
        <w:t xml:space="preserve">: </w:t>
      </w:r>
      <w:r w:rsidRPr="00CA0B62">
        <w:rPr>
          <w:sz w:val="24"/>
          <w:szCs w:val="24"/>
        </w:rPr>
        <w:t>ancienne procédure du chargement CAMIONS</w:t>
      </w:r>
      <w:bookmarkEnd w:id="68"/>
      <w:bookmarkEnd w:id="69"/>
      <w:bookmarkEnd w:id="70"/>
    </w:p>
    <w:p w:rsidR="00EF6885" w:rsidRPr="0074135D" w:rsidRDefault="005B0143" w:rsidP="00EF6885">
      <w:pPr>
        <w:numPr>
          <w:ilvl w:val="0"/>
          <w:numId w:val="23"/>
        </w:numPr>
        <w:spacing w:before="80"/>
        <w:ind w:left="567" w:firstLine="0"/>
      </w:pPr>
      <w:r w:rsidRPr="0074135D">
        <w:t>La maîtrise de jour indiquera au chef de quart le bac disponible pour chargement camion en fonction des analyses réalisées.</w:t>
      </w:r>
    </w:p>
    <w:p w:rsidR="00EF6885" w:rsidRPr="000B2BF4" w:rsidRDefault="005B0143" w:rsidP="00EF6885">
      <w:pPr>
        <w:numPr>
          <w:ilvl w:val="0"/>
          <w:numId w:val="23"/>
        </w:numPr>
        <w:spacing w:before="80"/>
        <w:ind w:left="567" w:firstLine="0"/>
      </w:pPr>
      <w:r w:rsidRPr="000B2BF4">
        <w:t>L’huile de pyrolyse livrée à la société Cabot doit avoir les spécifications suivantes:</w:t>
      </w:r>
    </w:p>
    <w:p w:rsidR="00EF6885" w:rsidRPr="004D2BB1" w:rsidRDefault="005B0143" w:rsidP="00EF6885">
      <w:pPr>
        <w:spacing w:before="80"/>
        <w:ind w:left="1134"/>
      </w:pPr>
      <w:r>
        <w:t xml:space="preserve">-  </w:t>
      </w:r>
      <w:r w:rsidRPr="004D2BB1">
        <w:t xml:space="preserve"> Viscosité </w:t>
      </w:r>
      <w:r w:rsidRPr="004D2BB1">
        <w:tab/>
      </w:r>
      <w:r>
        <w:t xml:space="preserve">            </w:t>
      </w:r>
      <w:r w:rsidRPr="004D2BB1">
        <w:t xml:space="preserve">:    &lt;  200 </w:t>
      </w:r>
      <w:proofErr w:type="spellStart"/>
      <w:r w:rsidRPr="004D2BB1">
        <w:t>cSt</w:t>
      </w:r>
      <w:proofErr w:type="spellEnd"/>
      <w:r w:rsidRPr="004D2BB1">
        <w:t xml:space="preserve"> à 50° C</w:t>
      </w:r>
    </w:p>
    <w:p w:rsidR="00EF6885" w:rsidRPr="00516644" w:rsidRDefault="005B0143" w:rsidP="00EF6885">
      <w:pPr>
        <w:spacing w:before="80"/>
        <w:ind w:left="1134"/>
      </w:pPr>
      <w:r w:rsidRPr="004D2BB1">
        <w:t>-</w:t>
      </w:r>
      <w:r w:rsidRPr="004D2BB1">
        <w:tab/>
        <w:t>Densité  </w:t>
      </w:r>
      <w:r w:rsidRPr="004D2BB1">
        <w:tab/>
        <w:t xml:space="preserve">            :    </w:t>
      </w:r>
      <w:r w:rsidRPr="0074135D">
        <w:rPr>
          <w:rFonts w:ascii="Symbol" w:hAnsi="Symbol"/>
          <w:lang w:val="es-ES"/>
        </w:rPr>
        <w:sym w:font="Symbol" w:char="F0B3"/>
      </w:r>
      <w:r w:rsidRPr="004D2BB1">
        <w:t xml:space="preserve">  1. </w:t>
      </w:r>
      <w:r w:rsidRPr="00516644">
        <w:t>065 g/ml</w:t>
      </w:r>
    </w:p>
    <w:p w:rsidR="00EF6885" w:rsidRPr="00516644" w:rsidRDefault="005B0143" w:rsidP="00EF6885">
      <w:pPr>
        <w:spacing w:before="80"/>
        <w:ind w:left="1134"/>
      </w:pPr>
      <w:r w:rsidRPr="00516644">
        <w:t xml:space="preserve">- </w:t>
      </w:r>
      <w:r w:rsidRPr="00516644">
        <w:tab/>
        <w:t xml:space="preserve">Point de flash  </w:t>
      </w:r>
      <w:r w:rsidRPr="00516644">
        <w:tab/>
        <w:t xml:space="preserve">:     </w:t>
      </w:r>
      <w:r w:rsidRPr="0074135D">
        <w:rPr>
          <w:rFonts w:ascii="Symbol" w:hAnsi="Symbol"/>
          <w:lang w:val="es-ES"/>
        </w:rPr>
        <w:sym w:font="Symbol" w:char="F0B3"/>
      </w:r>
      <w:r w:rsidRPr="00516644">
        <w:t xml:space="preserve">  70° C</w:t>
      </w:r>
    </w:p>
    <w:p w:rsidR="00EF6885" w:rsidRPr="00516644" w:rsidRDefault="005B0143" w:rsidP="00EF6885">
      <w:pPr>
        <w:spacing w:before="80"/>
        <w:ind w:left="1134"/>
      </w:pPr>
      <w:r w:rsidRPr="00516644">
        <w:t xml:space="preserve">- </w:t>
      </w:r>
      <w:r w:rsidRPr="00516644">
        <w:tab/>
        <w:t>Température bac</w:t>
      </w:r>
      <w:r w:rsidRPr="00516644">
        <w:tab/>
        <w:t>:     65 – 70°C</w:t>
      </w:r>
    </w:p>
    <w:p w:rsidR="00EF6885" w:rsidRPr="00516644" w:rsidRDefault="005B0143" w:rsidP="00EF6885">
      <w:pPr>
        <w:spacing w:before="80"/>
        <w:ind w:left="567"/>
      </w:pPr>
      <w:r w:rsidRPr="00516644">
        <w:t>Le chargé d’exploitation établira les choix de bacs sur le cahier de consignes</w:t>
      </w:r>
    </w:p>
    <w:p w:rsidR="00EF6885" w:rsidRPr="007431FA" w:rsidRDefault="005B0143" w:rsidP="00EF6885">
      <w:pPr>
        <w:numPr>
          <w:ilvl w:val="0"/>
          <w:numId w:val="24"/>
        </w:numPr>
        <w:spacing w:before="80"/>
        <w:ind w:left="567" w:firstLine="0"/>
      </w:pPr>
      <w:r w:rsidRPr="007431FA">
        <w:t>L'exploitation du poste de chargement camions est de la responsabilité de NC/X. Informez-les de tous les problèmes en aval de la vanne 14.41.</w:t>
      </w:r>
    </w:p>
    <w:p w:rsidR="00EF6885" w:rsidRPr="0074135D" w:rsidRDefault="005B0143" w:rsidP="00EF6885">
      <w:pPr>
        <w:numPr>
          <w:ilvl w:val="0"/>
          <w:numId w:val="24"/>
        </w:numPr>
        <w:spacing w:before="80"/>
        <w:ind w:left="567" w:firstLine="0"/>
        <w:rPr>
          <w:lang w:val="es-ES"/>
        </w:rPr>
      </w:pPr>
      <w:proofErr w:type="spellStart"/>
      <w:r>
        <w:rPr>
          <w:lang w:val="es-ES"/>
        </w:rPr>
        <w:t>Pri</w:t>
      </w:r>
      <w:r w:rsidRPr="0074135D">
        <w:rPr>
          <w:lang w:val="es-ES"/>
        </w:rPr>
        <w:t>ncipe</w:t>
      </w:r>
      <w:proofErr w:type="spellEnd"/>
      <w:r w:rsidRPr="0074135D">
        <w:rPr>
          <w:lang w:val="es-ES"/>
        </w:rPr>
        <w:t xml:space="preserve"> de </w:t>
      </w:r>
      <w:proofErr w:type="spellStart"/>
      <w:r w:rsidRPr="0074135D">
        <w:rPr>
          <w:lang w:val="es-ES"/>
        </w:rPr>
        <w:t>chargement</w:t>
      </w:r>
      <w:proofErr w:type="spellEnd"/>
      <w:r w:rsidRPr="0074135D">
        <w:rPr>
          <w:lang w:val="es-ES"/>
        </w:rPr>
        <w:t xml:space="preserve"> :</w:t>
      </w:r>
    </w:p>
    <w:p w:rsidR="00EF6885" w:rsidRPr="00516644" w:rsidRDefault="005B0143" w:rsidP="00EF6885">
      <w:pPr>
        <w:spacing w:before="80"/>
        <w:ind w:left="1134"/>
      </w:pPr>
      <w:r w:rsidRPr="00516644">
        <w:t>*</w:t>
      </w:r>
      <w:r w:rsidRPr="00516644">
        <w:tab/>
        <w:t xml:space="preserve">Le chauffeur du camion se présente sur l'aire de chargement muni d'un </w:t>
      </w:r>
      <w:proofErr w:type="spellStart"/>
      <w:r w:rsidRPr="00516644">
        <w:t>motorola</w:t>
      </w:r>
      <w:proofErr w:type="spellEnd"/>
      <w:r w:rsidRPr="00516644">
        <w:t xml:space="preserve"> relié à la Centrale (</w:t>
      </w:r>
      <w:proofErr w:type="spellStart"/>
      <w:r w:rsidRPr="00516644">
        <w:t>motorola</w:t>
      </w:r>
      <w:proofErr w:type="spellEnd"/>
      <w:r w:rsidRPr="00516644">
        <w:t xml:space="preserve"> homme mort).</w:t>
      </w:r>
    </w:p>
    <w:p w:rsidR="00EF6885" w:rsidRPr="00516644" w:rsidRDefault="005B0143" w:rsidP="00EF6885">
      <w:pPr>
        <w:spacing w:before="80"/>
        <w:ind w:left="1134"/>
      </w:pPr>
      <w:r w:rsidRPr="00516644">
        <w:t>*</w:t>
      </w:r>
      <w:r w:rsidRPr="00516644">
        <w:tab/>
        <w:t>Il dispose son camion, le relie à la terre, branche sa sortie haute à l'évent, branche sa sécurité de niveau haut, branche le bras de chargement de résidus et programme le poids qu'il désire charger (camion sur pont bascule).</w:t>
      </w:r>
    </w:p>
    <w:p w:rsidR="00EF6885" w:rsidRPr="00516644" w:rsidRDefault="005B0143" w:rsidP="00EF6885">
      <w:pPr>
        <w:spacing w:before="80"/>
        <w:ind w:left="1134"/>
      </w:pPr>
      <w:r w:rsidRPr="00516644">
        <w:t>*</w:t>
      </w:r>
      <w:r w:rsidRPr="00516644">
        <w:tab/>
        <w:t xml:space="preserve">Il contacte alors la Centrale par le </w:t>
      </w:r>
      <w:proofErr w:type="spellStart"/>
      <w:r w:rsidRPr="00516644">
        <w:t>motorola</w:t>
      </w:r>
      <w:proofErr w:type="spellEnd"/>
      <w:r w:rsidRPr="00516644">
        <w:t xml:space="preserve"> pour indiquer qu'il est prêt. Le chef de poste disposera un des bacs vers les pompes </w:t>
      </w:r>
      <w:r w:rsidRPr="00F25D2C">
        <w:t>(HV11231 par exemple), puis cliquera sur "Accord chargement" (passage en rouge) et en informera le chauffeur</w:t>
      </w:r>
      <w:r w:rsidRPr="00516644">
        <w:t>.</w:t>
      </w:r>
    </w:p>
    <w:p w:rsidR="00EF6885" w:rsidRPr="00516644" w:rsidRDefault="005B0143" w:rsidP="00EF6885">
      <w:pPr>
        <w:spacing w:before="80"/>
        <w:ind w:left="1134"/>
      </w:pPr>
      <w:r w:rsidRPr="00516644">
        <w:t>*</w:t>
      </w:r>
      <w:r w:rsidRPr="00516644">
        <w:tab/>
        <w:t>Le chauffeur dispose alors d'une minute pour démarrer la G401. Au bout de ce délai, il devra redemander l'accord à la Centrale. Le démarrage de la G401 fait ouvrir la vanne HSV410 de chargement. La Centrale sera informée du démarrage de la G401 par le passage en vert de celle-ci sur le synoptique.</w:t>
      </w:r>
    </w:p>
    <w:p w:rsidR="00EF6885" w:rsidRPr="00516644" w:rsidRDefault="005B0143" w:rsidP="00EF6885">
      <w:pPr>
        <w:spacing w:before="80"/>
        <w:ind w:left="1134"/>
      </w:pPr>
      <w:r w:rsidRPr="00516644">
        <w:t>*</w:t>
      </w:r>
      <w:r w:rsidRPr="00516644">
        <w:tab/>
        <w:t>La fin du chargement (arrêt G401 et fermeture HSV410) sera déclenchée soit manuellement par le chauffeur, soit par niveau haut, soit par obtention du poids programmé. Le chauffeur débranche alors son camion, purge le bras et s'en va.</w:t>
      </w:r>
    </w:p>
    <w:p w:rsidR="00EF6885" w:rsidRPr="00516644" w:rsidRDefault="005B0143" w:rsidP="00EF6885">
      <w:pPr>
        <w:spacing w:before="80"/>
        <w:ind w:left="1134"/>
      </w:pPr>
      <w:r w:rsidRPr="00516644">
        <w:t>*</w:t>
      </w:r>
      <w:r w:rsidRPr="00516644">
        <w:tab/>
        <w:t xml:space="preserve">La Centrale sera informée de la fin de chargement par le passage en rouge de la G401 et en gris de "l'accord chargement". Après confirmation auprès du chauffeur par le </w:t>
      </w:r>
      <w:proofErr w:type="spellStart"/>
      <w:r w:rsidRPr="00516644">
        <w:t>motorola</w:t>
      </w:r>
      <w:proofErr w:type="spellEnd"/>
      <w:r w:rsidRPr="00516644">
        <w:t xml:space="preserve">, on fermera la vanne du </w:t>
      </w:r>
      <w:r w:rsidRPr="00F25D2C">
        <w:t>bac (HV11231 par</w:t>
      </w:r>
      <w:r w:rsidRPr="00516644">
        <w:t xml:space="preserve"> exemple).</w:t>
      </w:r>
    </w:p>
    <w:p w:rsidR="00EF6885" w:rsidRPr="00516644" w:rsidRDefault="005B0143" w:rsidP="00EF6885">
      <w:pPr>
        <w:numPr>
          <w:ilvl w:val="0"/>
          <w:numId w:val="25"/>
        </w:numPr>
        <w:spacing w:before="80"/>
        <w:ind w:left="567" w:firstLine="0"/>
      </w:pPr>
      <w:r w:rsidRPr="00516644">
        <w:t>Mentionner le chargement sur le cahier de quart.</w:t>
      </w:r>
    </w:p>
    <w:p w:rsidR="00EF6885" w:rsidRPr="00516644" w:rsidRDefault="00EF6885" w:rsidP="00EF6885">
      <w:pPr>
        <w:spacing w:before="80"/>
        <w:ind w:left="567"/>
      </w:pPr>
    </w:p>
    <w:p w:rsidR="00EF6885" w:rsidRPr="00516644" w:rsidRDefault="00EF6885" w:rsidP="00EF6885">
      <w:pPr>
        <w:spacing w:before="80"/>
        <w:ind w:left="567"/>
      </w:pPr>
    </w:p>
    <w:p w:rsidR="00EF6885" w:rsidRPr="00516644" w:rsidRDefault="00EF6885" w:rsidP="00EF6885">
      <w:pPr>
        <w:spacing w:before="80"/>
        <w:ind w:left="567"/>
      </w:pPr>
    </w:p>
    <w:p w:rsidR="00EF6885" w:rsidRPr="00516644" w:rsidRDefault="00EF6885" w:rsidP="00EF6885">
      <w:pPr>
        <w:spacing w:before="80"/>
        <w:ind w:left="567"/>
      </w:pPr>
    </w:p>
    <w:p w:rsidR="00EF6885" w:rsidRPr="00516644" w:rsidRDefault="00EF6885" w:rsidP="00EF6885">
      <w:pPr>
        <w:spacing w:before="80"/>
        <w:ind w:left="567"/>
      </w:pPr>
    </w:p>
    <w:p w:rsidR="00EF6885" w:rsidRPr="00516644" w:rsidRDefault="00EF6885" w:rsidP="00EF6885">
      <w:pPr>
        <w:spacing w:before="80"/>
        <w:ind w:left="567"/>
      </w:pPr>
    </w:p>
    <w:p w:rsidR="00EF6885" w:rsidRPr="00516644" w:rsidRDefault="00EF6885" w:rsidP="00EF6885">
      <w:pPr>
        <w:spacing w:before="80"/>
        <w:ind w:left="567"/>
      </w:pPr>
    </w:p>
    <w:p w:rsidR="00EF6885" w:rsidRPr="00516644" w:rsidRDefault="00EF6885" w:rsidP="00EF6885">
      <w:pPr>
        <w:spacing w:before="80"/>
        <w:ind w:left="567"/>
      </w:pPr>
    </w:p>
    <w:p w:rsidR="00EF6885" w:rsidRPr="00516644" w:rsidRDefault="00EF6885" w:rsidP="00EF6885">
      <w:pPr>
        <w:spacing w:before="80"/>
        <w:ind w:left="567"/>
      </w:pPr>
    </w:p>
    <w:p w:rsidR="00EF6885" w:rsidRPr="00516644" w:rsidRDefault="00EF6885" w:rsidP="00EF6885">
      <w:pPr>
        <w:spacing w:before="80"/>
        <w:ind w:left="567"/>
      </w:pPr>
    </w:p>
    <w:p w:rsidR="00EF6885" w:rsidRPr="00516644" w:rsidRDefault="00EF6885" w:rsidP="00EF6885">
      <w:pPr>
        <w:spacing w:before="80"/>
        <w:ind w:left="567"/>
      </w:pPr>
    </w:p>
    <w:p w:rsidR="00EF6885" w:rsidRPr="00516644" w:rsidRDefault="00EF6885" w:rsidP="00EF6885">
      <w:pPr>
        <w:spacing w:before="80"/>
        <w:ind w:left="567"/>
      </w:pPr>
    </w:p>
    <w:p w:rsidR="00EF6885" w:rsidRPr="00516644" w:rsidRDefault="00EF6885" w:rsidP="00EF6885">
      <w:pPr>
        <w:spacing w:before="80"/>
        <w:ind w:left="567"/>
      </w:pPr>
    </w:p>
    <w:p w:rsidR="00EF6885" w:rsidRDefault="00EF6885" w:rsidP="00EF6885">
      <w:pPr>
        <w:spacing w:before="80"/>
        <w:ind w:left="567"/>
      </w:pPr>
    </w:p>
    <w:p w:rsidR="00EF6885" w:rsidRPr="00516644" w:rsidRDefault="00EF6885" w:rsidP="00EF6885">
      <w:pPr>
        <w:spacing w:before="80"/>
        <w:ind w:left="567"/>
      </w:pPr>
    </w:p>
    <w:p w:rsidR="00EF6885" w:rsidRPr="00DD56E9" w:rsidRDefault="005B0143" w:rsidP="00EF6885">
      <w:pPr>
        <w:pStyle w:val="Titre1"/>
        <w:numPr>
          <w:ilvl w:val="0"/>
          <w:numId w:val="43"/>
        </w:numPr>
        <w:tabs>
          <w:tab w:val="clear" w:pos="851"/>
        </w:tabs>
        <w:rPr>
          <w:sz w:val="28"/>
          <w:szCs w:val="28"/>
        </w:rPr>
      </w:pPr>
      <w:bookmarkStart w:id="71" w:name="_Toc256000013"/>
      <w:bookmarkStart w:id="72" w:name="_Toc448156363"/>
      <w:bookmarkStart w:id="73" w:name="_Toc12880529"/>
      <w:r w:rsidRPr="005D45E0">
        <w:rPr>
          <w:sz w:val="28"/>
          <w:szCs w:val="28"/>
        </w:rPr>
        <w:t>ANNEXE 4</w:t>
      </w:r>
      <w:r>
        <w:rPr>
          <w:sz w:val="28"/>
          <w:szCs w:val="28"/>
        </w:rPr>
        <w:t xml:space="preserve"> : </w:t>
      </w:r>
      <w:r w:rsidRPr="00DD56E9">
        <w:rPr>
          <w:sz w:val="24"/>
          <w:szCs w:val="24"/>
        </w:rPr>
        <w:t>SPECIFICATIONS PRODUITS FOD et DML</w:t>
      </w:r>
      <w:bookmarkEnd w:id="71"/>
      <w:bookmarkEnd w:id="72"/>
      <w:bookmarkEnd w:id="73"/>
    </w:p>
    <w:p w:rsidR="00EF6885" w:rsidRPr="005379D9" w:rsidRDefault="00EF6885" w:rsidP="00EF6885">
      <w:pPr>
        <w:spacing w:before="80"/>
        <w:ind w:left="720"/>
        <w:rPr>
          <w:b/>
          <w:sz w:val="28"/>
          <w:szCs w:val="28"/>
        </w:rPr>
      </w:pPr>
    </w:p>
    <w:p w:rsidR="00EF6885" w:rsidRPr="00565ABC" w:rsidRDefault="00D64D90" w:rsidP="00EF6885">
      <w:ins w:id="74" w:author="J0026251" w:date="2015-02-06T11:58:00Z">
        <w:r>
          <w:rPr>
            <w:noProof/>
            <w:lang w:val="en-US"/>
          </w:rPr>
          <w:drawing>
            <wp:inline distT="0" distB="0" distL="0" distR="0">
              <wp:extent cx="6334125" cy="5391150"/>
              <wp:effectExtent l="19050" t="0" r="9525" b="0"/>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5" cstate="print"/>
                      <a:stretch>
                        <a:fillRect/>
                      </a:stretch>
                    </pic:blipFill>
                    <pic:spPr bwMode="auto">
                      <a:xfrm>
                        <a:off x="0" y="0"/>
                        <a:ext cx="6334125" cy="5391150"/>
                      </a:xfrm>
                      <a:prstGeom prst="rect">
                        <a:avLst/>
                      </a:prstGeom>
                      <a:noFill/>
                      <a:ln w="9525">
                        <a:noFill/>
                        <a:miter lim="800000"/>
                        <a:headEnd/>
                        <a:tailEnd/>
                      </a:ln>
                    </pic:spPr>
                  </pic:pic>
                </a:graphicData>
              </a:graphic>
            </wp:inline>
          </w:drawing>
        </w:r>
      </w:ins>
    </w:p>
    <w:sectPr w:rsidR="00EF6885" w:rsidRPr="00565ABC" w:rsidSect="00EF6885">
      <w:headerReference w:type="default" r:id="rId16"/>
      <w:footerReference w:type="default" r:id="rId17"/>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3B17" w:rsidRDefault="00073B17" w:rsidP="003B4B1E">
      <w:r>
        <w:separator/>
      </w:r>
    </w:p>
  </w:endnote>
  <w:endnote w:type="continuationSeparator" w:id="0">
    <w:p w:rsidR="00073B17" w:rsidRDefault="00073B17" w:rsidP="003B4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3B17" w:rsidRDefault="00073B17" w:rsidP="00EF6885">
    <w:pPr>
      <w:pStyle w:val="Pieddepage"/>
    </w:pPr>
    <w:r>
      <w:t>L’original est sous forme de fichier informatique accessible en lecture seule.</w:t>
    </w:r>
  </w:p>
  <w:p w:rsidR="00073B17" w:rsidRDefault="00073B17" w:rsidP="00EF6885">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3B17" w:rsidRPr="00B60C8D" w:rsidRDefault="00073B17" w:rsidP="00EF6885">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3B17" w:rsidRDefault="00073B17" w:rsidP="003B4B1E">
      <w:r>
        <w:separator/>
      </w:r>
    </w:p>
  </w:footnote>
  <w:footnote w:type="continuationSeparator" w:id="0">
    <w:p w:rsidR="00073B17" w:rsidRDefault="00073B17" w:rsidP="003B4B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3B17" w:rsidRDefault="00073B17">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rsidR="00073B17" w:rsidRDefault="00073B17">
    <w:pPr>
      <w:pStyle w:val="En-tte"/>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3B17" w:rsidRDefault="00073B17">
    <w:pPr>
      <w:pStyle w:val="En-tte"/>
      <w:framePr w:wrap="around" w:vAnchor="text" w:hAnchor="margin" w:xAlign="right" w:y="1"/>
      <w:rPr>
        <w:rStyle w:val="Numrodepage"/>
      </w:rPr>
    </w:pPr>
  </w:p>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73B17" w:rsidTr="00EF6885">
      <w:trPr>
        <w:cantSplit/>
        <w:jc w:val="center"/>
      </w:trPr>
      <w:tc>
        <w:tcPr>
          <w:tcW w:w="1985" w:type="dxa"/>
          <w:tcBorders>
            <w:top w:val="double" w:sz="6" w:space="0" w:color="auto"/>
            <w:left w:val="double" w:sz="6" w:space="0" w:color="auto"/>
            <w:bottom w:val="double" w:sz="6" w:space="0" w:color="auto"/>
          </w:tcBorders>
          <w:vAlign w:val="center"/>
        </w:tcPr>
        <w:p w:rsidR="00073B17" w:rsidRPr="00DF2710" w:rsidRDefault="00073B17" w:rsidP="00EF6885">
          <w:pPr>
            <w:jc w:val="center"/>
          </w:pPr>
          <w:r w:rsidRPr="00DF2710">
            <w:rPr>
              <w:b/>
            </w:rPr>
            <w:t>NAPHTACHIMIE</w:t>
          </w:r>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073B17" w:rsidRPr="00DF2710" w:rsidRDefault="00073B17" w:rsidP="00EF6885">
          <w:pPr>
            <w:jc w:val="center"/>
          </w:pPr>
          <w:r w:rsidRPr="00DF2710">
            <w:t>Service :</w:t>
          </w:r>
        </w:p>
        <w:p w:rsidR="00073B17" w:rsidRPr="00DF2710" w:rsidRDefault="00073B17" w:rsidP="00EF6885">
          <w:pPr>
            <w:spacing w:before="40"/>
            <w:jc w:val="center"/>
            <w:rPr>
              <w:lang w:val="en-GB"/>
            </w:rPr>
          </w:pPr>
          <w:r>
            <w:rPr>
              <w:b/>
              <w:lang w:val="en-GB"/>
            </w:rPr>
            <w:t>LPU</w:t>
          </w:r>
        </w:p>
      </w:tc>
      <w:tc>
        <w:tcPr>
          <w:tcW w:w="5065" w:type="dxa"/>
          <w:tcBorders>
            <w:top w:val="double" w:sz="6" w:space="0" w:color="auto"/>
            <w:bottom w:val="double" w:sz="6" w:space="0" w:color="auto"/>
            <w:right w:val="single" w:sz="6" w:space="0" w:color="auto"/>
          </w:tcBorders>
          <w:vAlign w:val="center"/>
        </w:tcPr>
        <w:p w:rsidR="00073B17" w:rsidRPr="00DF2710" w:rsidRDefault="00073B17" w:rsidP="00EF6885">
          <w:pPr>
            <w:tabs>
              <w:tab w:val="left" w:pos="1985"/>
            </w:tabs>
            <w:jc w:val="center"/>
          </w:pPr>
          <w:r>
            <w:rPr>
              <w:b/>
            </w:rPr>
            <w:t>EXP-U-14-008</w:t>
          </w:r>
        </w:p>
        <w:p w:rsidR="00073B17" w:rsidRPr="00DF2710" w:rsidRDefault="00073B17" w:rsidP="007D63CD">
          <w:pPr>
            <w:tabs>
              <w:tab w:val="left" w:pos="1985"/>
            </w:tabs>
            <w:spacing w:before="40"/>
          </w:pPr>
          <w:r>
            <w:t>Révision n° 19</w:t>
          </w:r>
          <w:r>
            <w:tab/>
            <w:t xml:space="preserve">                 </w:t>
          </w:r>
          <w:r w:rsidRPr="00DF2710">
            <w:t xml:space="preserve">Date : </w:t>
          </w:r>
          <w:r w:rsidRPr="007D63CD">
            <w:rPr>
              <w:rStyle w:val="datervision"/>
              <w:rFonts w:ascii="Arial" w:hAnsi="Arial"/>
              <w:color w:val="000000"/>
              <w:sz w:val="22"/>
            </w:rPr>
            <w:t>A renseigner</w:t>
          </w:r>
        </w:p>
      </w:tc>
      <w:tc>
        <w:tcPr>
          <w:tcW w:w="1118" w:type="dxa"/>
          <w:tcBorders>
            <w:top w:val="double" w:sz="6" w:space="0" w:color="auto"/>
            <w:bottom w:val="double" w:sz="6" w:space="0" w:color="auto"/>
            <w:right w:val="double" w:sz="6" w:space="0" w:color="auto"/>
          </w:tcBorders>
          <w:vAlign w:val="center"/>
        </w:tcPr>
        <w:p w:rsidR="00073B17" w:rsidRPr="00DF2710" w:rsidRDefault="00073B17" w:rsidP="00EF6885">
          <w:pPr>
            <w:jc w:val="center"/>
          </w:pPr>
          <w:r w:rsidRPr="00DF2710">
            <w:t>Page</w:t>
          </w:r>
          <w:r w:rsidRPr="00DF2710">
            <w:br/>
          </w:r>
          <w:r w:rsidRPr="007D63CD">
            <w:rPr>
              <w:sz w:val="20"/>
              <w:szCs w:val="20"/>
            </w:rPr>
            <w:fldChar w:fldCharType="begin"/>
          </w:r>
          <w:r w:rsidRPr="007D63CD">
            <w:rPr>
              <w:sz w:val="20"/>
              <w:szCs w:val="20"/>
            </w:rPr>
            <w:instrText xml:space="preserve"> PAGE  \* MERGEFORMAT </w:instrText>
          </w:r>
          <w:r w:rsidRPr="007D63CD">
            <w:rPr>
              <w:sz w:val="20"/>
              <w:szCs w:val="20"/>
            </w:rPr>
            <w:fldChar w:fldCharType="separate"/>
          </w:r>
          <w:r w:rsidR="00BC31A7">
            <w:rPr>
              <w:noProof/>
              <w:sz w:val="20"/>
              <w:szCs w:val="20"/>
            </w:rPr>
            <w:t>11</w:t>
          </w:r>
          <w:r w:rsidRPr="007D63CD">
            <w:rPr>
              <w:sz w:val="20"/>
              <w:szCs w:val="20"/>
            </w:rPr>
            <w:fldChar w:fldCharType="end"/>
          </w:r>
          <w:r w:rsidRPr="007D63CD">
            <w:rPr>
              <w:sz w:val="20"/>
              <w:szCs w:val="20"/>
            </w:rPr>
            <w:t>/</w:t>
          </w:r>
          <w:r w:rsidRPr="007D63CD">
            <w:rPr>
              <w:rStyle w:val="Numrodepage"/>
              <w:sz w:val="20"/>
              <w:szCs w:val="20"/>
            </w:rPr>
            <w:fldChar w:fldCharType="begin"/>
          </w:r>
          <w:r w:rsidRPr="007D63CD">
            <w:rPr>
              <w:rStyle w:val="Numrodepage"/>
              <w:sz w:val="20"/>
              <w:szCs w:val="20"/>
            </w:rPr>
            <w:instrText xml:space="preserve"> NUMPAGES </w:instrText>
          </w:r>
          <w:r w:rsidRPr="007D63CD">
            <w:rPr>
              <w:rStyle w:val="Numrodepage"/>
              <w:sz w:val="20"/>
              <w:szCs w:val="20"/>
            </w:rPr>
            <w:fldChar w:fldCharType="separate"/>
          </w:r>
          <w:r w:rsidR="00BC31A7">
            <w:rPr>
              <w:rStyle w:val="Numrodepage"/>
              <w:noProof/>
              <w:sz w:val="20"/>
              <w:szCs w:val="20"/>
            </w:rPr>
            <w:t>14</w:t>
          </w:r>
          <w:r w:rsidRPr="007D63CD">
            <w:rPr>
              <w:rStyle w:val="Numrodepage"/>
              <w:sz w:val="20"/>
              <w:szCs w:val="20"/>
            </w:rPr>
            <w:fldChar w:fldCharType="end"/>
          </w:r>
        </w:p>
      </w:tc>
    </w:tr>
  </w:tbl>
  <w:p w:rsidR="00073B17" w:rsidRDefault="00073B17" w:rsidP="00EF6885">
    <w:pPr>
      <w:pStyle w:val="En-tte"/>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73B17" w:rsidTr="00EF6885">
      <w:trPr>
        <w:cantSplit/>
        <w:jc w:val="center"/>
      </w:trPr>
      <w:tc>
        <w:tcPr>
          <w:tcW w:w="1985" w:type="dxa"/>
          <w:tcBorders>
            <w:top w:val="double" w:sz="6" w:space="0" w:color="auto"/>
            <w:left w:val="double" w:sz="6" w:space="0" w:color="auto"/>
            <w:bottom w:val="double" w:sz="6" w:space="0" w:color="auto"/>
          </w:tcBorders>
          <w:vAlign w:val="center"/>
        </w:tcPr>
        <w:p w:rsidR="00073B17" w:rsidRPr="00DF2710" w:rsidRDefault="00073B17" w:rsidP="00EF6885">
          <w:pPr>
            <w:jc w:val="center"/>
          </w:pPr>
          <w:r w:rsidRPr="00DF2710">
            <w:rPr>
              <w:b/>
            </w:rPr>
            <w:t>NAPHTACHIMIE</w:t>
          </w:r>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073B17" w:rsidRPr="00DF2710" w:rsidRDefault="00073B17" w:rsidP="00EF6885">
          <w:pPr>
            <w:jc w:val="center"/>
          </w:pPr>
          <w:r w:rsidRPr="00DF2710">
            <w:t>Service :</w:t>
          </w:r>
        </w:p>
        <w:p w:rsidR="00073B17" w:rsidRPr="00DF2710" w:rsidRDefault="00073B17" w:rsidP="00EF6885">
          <w:pPr>
            <w:spacing w:before="40"/>
            <w:jc w:val="center"/>
            <w:rPr>
              <w:lang w:val="en-GB"/>
            </w:rPr>
          </w:pPr>
          <w:r>
            <w:rPr>
              <w:b/>
              <w:lang w:val="en-GB"/>
            </w:rPr>
            <w:t>LPU</w:t>
          </w:r>
        </w:p>
      </w:tc>
      <w:tc>
        <w:tcPr>
          <w:tcW w:w="5065" w:type="dxa"/>
          <w:tcBorders>
            <w:top w:val="double" w:sz="6" w:space="0" w:color="auto"/>
            <w:bottom w:val="double" w:sz="6" w:space="0" w:color="auto"/>
            <w:right w:val="single" w:sz="6" w:space="0" w:color="auto"/>
          </w:tcBorders>
          <w:vAlign w:val="center"/>
        </w:tcPr>
        <w:p w:rsidR="00073B17" w:rsidRPr="00DF2710" w:rsidRDefault="00073B17" w:rsidP="00EF6885">
          <w:pPr>
            <w:tabs>
              <w:tab w:val="left" w:pos="1985"/>
            </w:tabs>
            <w:jc w:val="center"/>
          </w:pPr>
          <w:r>
            <w:rPr>
              <w:b/>
            </w:rPr>
            <w:t>EXP-U-14-008</w:t>
          </w:r>
        </w:p>
        <w:p w:rsidR="00073B17" w:rsidRPr="00DF2710" w:rsidRDefault="00073B17" w:rsidP="00820040">
          <w:pPr>
            <w:tabs>
              <w:tab w:val="left" w:pos="1985"/>
            </w:tabs>
            <w:spacing w:before="40"/>
          </w:pPr>
          <w:r>
            <w:t>Révision n° 19</w:t>
          </w:r>
          <w:r>
            <w:tab/>
            <w:t xml:space="preserve">                  </w:t>
          </w:r>
          <w:r w:rsidRPr="00DF2710">
            <w:t xml:space="preserve">Date : </w:t>
          </w:r>
          <w:r>
            <w:rPr>
              <w:rStyle w:val="datervision"/>
              <w:rFonts w:ascii="Arial" w:hAnsi="Arial"/>
              <w:color w:val="000000"/>
            </w:rPr>
            <w:t>01/07/2019</w:t>
          </w:r>
        </w:p>
      </w:tc>
      <w:tc>
        <w:tcPr>
          <w:tcW w:w="1118" w:type="dxa"/>
          <w:tcBorders>
            <w:top w:val="double" w:sz="6" w:space="0" w:color="auto"/>
            <w:bottom w:val="double" w:sz="6" w:space="0" w:color="auto"/>
            <w:right w:val="double" w:sz="6" w:space="0" w:color="auto"/>
          </w:tcBorders>
          <w:vAlign w:val="center"/>
        </w:tcPr>
        <w:p w:rsidR="00073B17" w:rsidRPr="00DF2710" w:rsidRDefault="00073B17" w:rsidP="00EF6885">
          <w:pPr>
            <w:jc w:val="center"/>
          </w:pPr>
          <w:r w:rsidRPr="00DF2710">
            <w:t>Page</w:t>
          </w:r>
          <w:r w:rsidRPr="00DF2710">
            <w:br/>
          </w:r>
          <w:r w:rsidRPr="00DF2710">
            <w:rPr>
              <w:sz w:val="20"/>
              <w:szCs w:val="20"/>
            </w:rPr>
            <w:fldChar w:fldCharType="begin"/>
          </w:r>
          <w:r w:rsidRPr="00DF2710">
            <w:rPr>
              <w:sz w:val="20"/>
              <w:szCs w:val="20"/>
            </w:rPr>
            <w:instrText xml:space="preserve"> PAGE  \* MERGEFORMAT </w:instrText>
          </w:r>
          <w:r w:rsidRPr="00DF2710">
            <w:rPr>
              <w:sz w:val="20"/>
              <w:szCs w:val="20"/>
            </w:rPr>
            <w:fldChar w:fldCharType="separate"/>
          </w:r>
          <w:r w:rsidR="00BC31A7">
            <w:rPr>
              <w:noProof/>
              <w:sz w:val="20"/>
              <w:szCs w:val="20"/>
            </w:rPr>
            <w:t>2</w:t>
          </w:r>
          <w:r w:rsidRPr="00DF2710">
            <w:rPr>
              <w:sz w:val="20"/>
              <w:szCs w:val="20"/>
            </w:rPr>
            <w:fldChar w:fldCharType="end"/>
          </w:r>
          <w:r w:rsidRPr="00DF2710">
            <w:rPr>
              <w:sz w:val="20"/>
              <w:szCs w:val="20"/>
            </w:rPr>
            <w:t>/</w:t>
          </w:r>
          <w:r w:rsidRPr="00DF2710">
            <w:rPr>
              <w:rStyle w:val="Numrodepage"/>
              <w:sz w:val="20"/>
              <w:szCs w:val="20"/>
            </w:rPr>
            <w:fldChar w:fldCharType="begin"/>
          </w:r>
          <w:r w:rsidRPr="00DF2710">
            <w:rPr>
              <w:rStyle w:val="Numrodepage"/>
              <w:sz w:val="20"/>
              <w:szCs w:val="20"/>
            </w:rPr>
            <w:instrText xml:space="preserve"> NUMPAGES </w:instrText>
          </w:r>
          <w:r w:rsidRPr="00DF2710">
            <w:rPr>
              <w:rStyle w:val="Numrodepage"/>
              <w:sz w:val="20"/>
              <w:szCs w:val="20"/>
            </w:rPr>
            <w:fldChar w:fldCharType="separate"/>
          </w:r>
          <w:r w:rsidR="00BC31A7">
            <w:rPr>
              <w:rStyle w:val="Numrodepage"/>
              <w:noProof/>
              <w:sz w:val="20"/>
              <w:szCs w:val="20"/>
            </w:rPr>
            <w:t>14</w:t>
          </w:r>
          <w:r w:rsidRPr="00DF2710">
            <w:rPr>
              <w:rStyle w:val="Numrodepage"/>
              <w:sz w:val="20"/>
              <w:szCs w:val="20"/>
            </w:rPr>
            <w:fldChar w:fldCharType="end"/>
          </w:r>
        </w:p>
      </w:tc>
    </w:tr>
  </w:tbl>
  <w:p w:rsidR="00073B17" w:rsidRPr="008961F0" w:rsidRDefault="00073B17" w:rsidP="00EF6885">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73B17" w:rsidTr="00EF6885">
      <w:trPr>
        <w:cantSplit/>
        <w:jc w:val="center"/>
      </w:trPr>
      <w:tc>
        <w:tcPr>
          <w:tcW w:w="1985" w:type="dxa"/>
          <w:tcBorders>
            <w:top w:val="double" w:sz="6" w:space="0" w:color="auto"/>
            <w:left w:val="double" w:sz="6" w:space="0" w:color="auto"/>
            <w:bottom w:val="double" w:sz="6" w:space="0" w:color="auto"/>
          </w:tcBorders>
          <w:vAlign w:val="center"/>
        </w:tcPr>
        <w:p w:rsidR="00073B17" w:rsidRPr="00DF2710" w:rsidRDefault="00D5056D" w:rsidP="00EF6885">
          <w:pPr>
            <w:jc w:val="center"/>
          </w:pPr>
          <w:r w:rsidRPr="00D5056D">
            <w:rPr>
              <w:b/>
            </w:rPr>
            <w:t>NAPHTACHIMIE</w:t>
          </w:r>
          <w:r w:rsidR="00073B17"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073B17" w:rsidRPr="00651591" w:rsidRDefault="00073B17" w:rsidP="00EF6885">
          <w:pPr>
            <w:jc w:val="center"/>
          </w:pPr>
          <w:r w:rsidRPr="00DF2710">
            <w:t>Service :</w:t>
          </w:r>
          <w:r>
            <w:t xml:space="preserve"> LPU</w:t>
          </w:r>
        </w:p>
      </w:tc>
      <w:tc>
        <w:tcPr>
          <w:tcW w:w="5065" w:type="dxa"/>
          <w:tcBorders>
            <w:top w:val="double" w:sz="6" w:space="0" w:color="auto"/>
            <w:bottom w:val="double" w:sz="6" w:space="0" w:color="auto"/>
            <w:right w:val="single" w:sz="6" w:space="0" w:color="auto"/>
          </w:tcBorders>
          <w:vAlign w:val="center"/>
        </w:tcPr>
        <w:p w:rsidR="00073B17" w:rsidRPr="00D5056D" w:rsidRDefault="00D5056D" w:rsidP="00EF6885">
          <w:pPr>
            <w:jc w:val="center"/>
            <w:rPr>
              <w:b/>
            </w:rPr>
          </w:pPr>
          <w:r w:rsidRPr="00D5056D">
            <w:rPr>
              <w:b/>
            </w:rPr>
            <w:t>EXP-U-14-008</w:t>
          </w:r>
        </w:p>
        <w:p w:rsidR="00073B17" w:rsidRPr="00DF2710" w:rsidRDefault="00073B17" w:rsidP="00D5056D">
          <w:pPr>
            <w:tabs>
              <w:tab w:val="right" w:pos="4715"/>
            </w:tabs>
          </w:pPr>
          <w:r>
            <w:t>Révision n° 17</w:t>
          </w:r>
          <w:r>
            <w:tab/>
          </w:r>
          <w:r w:rsidRPr="00C93644">
            <w:rPr>
              <w:b/>
            </w:rPr>
            <w:t>Date</w:t>
          </w:r>
          <w:r w:rsidRPr="00DF2710">
            <w:t xml:space="preserve"> : </w:t>
          </w:r>
          <w:r w:rsidR="00D5056D" w:rsidRPr="00D5056D">
            <w:rPr>
              <w:rStyle w:val="datervision"/>
              <w:rFonts w:ascii="Arial" w:hAnsi="Arial"/>
              <w:color w:val="000000"/>
              <w:sz w:val="22"/>
            </w:rPr>
            <w:t>01/07/2019</w:t>
          </w:r>
        </w:p>
      </w:tc>
      <w:tc>
        <w:tcPr>
          <w:tcW w:w="1118" w:type="dxa"/>
          <w:tcBorders>
            <w:top w:val="double" w:sz="6" w:space="0" w:color="auto"/>
            <w:bottom w:val="double" w:sz="6" w:space="0" w:color="auto"/>
            <w:right w:val="double" w:sz="6" w:space="0" w:color="auto"/>
          </w:tcBorders>
          <w:vAlign w:val="center"/>
        </w:tcPr>
        <w:p w:rsidR="00073B17" w:rsidRPr="00DF2710" w:rsidRDefault="00073B17" w:rsidP="00EF6885">
          <w:pPr>
            <w:jc w:val="center"/>
          </w:pPr>
          <w:r w:rsidRPr="00DF2710">
            <w:t>Page</w:t>
          </w:r>
          <w:r w:rsidRPr="00DF2710">
            <w:br/>
          </w:r>
          <w:r w:rsidRPr="00D5056D">
            <w:rPr>
              <w:noProof/>
            </w:rPr>
            <w:fldChar w:fldCharType="begin"/>
          </w:r>
          <w:r w:rsidRPr="00D5056D">
            <w:rPr>
              <w:noProof/>
            </w:rPr>
            <w:instrText xml:space="preserve"> PAGE  \* MERGEFORMAT </w:instrText>
          </w:r>
          <w:r w:rsidRPr="00D5056D">
            <w:rPr>
              <w:noProof/>
            </w:rPr>
            <w:fldChar w:fldCharType="separate"/>
          </w:r>
          <w:r w:rsidR="00BC31A7">
            <w:rPr>
              <w:noProof/>
            </w:rPr>
            <w:t>14</w:t>
          </w:r>
          <w:r w:rsidRPr="00D5056D">
            <w:rPr>
              <w:noProof/>
            </w:rPr>
            <w:fldChar w:fldCharType="end"/>
          </w:r>
          <w:r w:rsidRPr="00D5056D">
            <w:t>/</w:t>
          </w:r>
          <w:r w:rsidRPr="00D5056D">
            <w:rPr>
              <w:rStyle w:val="Numrodepage"/>
            </w:rPr>
            <w:fldChar w:fldCharType="begin"/>
          </w:r>
          <w:r w:rsidRPr="00D5056D">
            <w:rPr>
              <w:rStyle w:val="Numrodepage"/>
            </w:rPr>
            <w:instrText xml:space="preserve"> NUMPAGES </w:instrText>
          </w:r>
          <w:r w:rsidRPr="00D5056D">
            <w:rPr>
              <w:rStyle w:val="Numrodepage"/>
            </w:rPr>
            <w:fldChar w:fldCharType="separate"/>
          </w:r>
          <w:r w:rsidR="00BC31A7">
            <w:rPr>
              <w:rStyle w:val="Numrodepage"/>
              <w:noProof/>
            </w:rPr>
            <w:t>14</w:t>
          </w:r>
          <w:r w:rsidRPr="00D5056D">
            <w:rPr>
              <w:rStyle w:val="Numrodepage"/>
            </w:rPr>
            <w:fldChar w:fldCharType="end"/>
          </w:r>
        </w:p>
      </w:tc>
    </w:tr>
  </w:tbl>
  <w:p w:rsidR="00073B17" w:rsidRDefault="00073B17" w:rsidP="00EF6885">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C4270"/>
    <w:multiLevelType w:val="hybridMultilevel"/>
    <w:tmpl w:val="CBBCA6E0"/>
    <w:lvl w:ilvl="0" w:tplc="8A9AD8A4">
      <w:numFmt w:val="bullet"/>
      <w:lvlText w:val="-"/>
      <w:lvlJc w:val="left"/>
      <w:pPr>
        <w:ind w:left="720" w:hanging="360"/>
      </w:pPr>
      <w:rPr>
        <w:rFonts w:ascii="Calibri" w:eastAsia="SimSun" w:hAnsi="Calibri" w:cs="Times New Roman" w:hint="default"/>
      </w:rPr>
    </w:lvl>
    <w:lvl w:ilvl="1" w:tplc="CEDA289E">
      <w:start w:val="1"/>
      <w:numFmt w:val="decimal"/>
      <w:lvlText w:val="%2."/>
      <w:lvlJc w:val="left"/>
      <w:pPr>
        <w:tabs>
          <w:tab w:val="num" w:pos="1440"/>
        </w:tabs>
        <w:ind w:left="1440" w:hanging="360"/>
      </w:pPr>
    </w:lvl>
    <w:lvl w:ilvl="2" w:tplc="AB0EEA8A">
      <w:start w:val="1"/>
      <w:numFmt w:val="decimal"/>
      <w:lvlText w:val="%3."/>
      <w:lvlJc w:val="left"/>
      <w:pPr>
        <w:tabs>
          <w:tab w:val="num" w:pos="2160"/>
        </w:tabs>
        <w:ind w:left="2160" w:hanging="360"/>
      </w:pPr>
    </w:lvl>
    <w:lvl w:ilvl="3" w:tplc="56E4F800">
      <w:start w:val="1"/>
      <w:numFmt w:val="decimal"/>
      <w:lvlText w:val="%4."/>
      <w:lvlJc w:val="left"/>
      <w:pPr>
        <w:tabs>
          <w:tab w:val="num" w:pos="2880"/>
        </w:tabs>
        <w:ind w:left="2880" w:hanging="360"/>
      </w:pPr>
    </w:lvl>
    <w:lvl w:ilvl="4" w:tplc="A4EA2E86">
      <w:start w:val="1"/>
      <w:numFmt w:val="decimal"/>
      <w:lvlText w:val="%5."/>
      <w:lvlJc w:val="left"/>
      <w:pPr>
        <w:tabs>
          <w:tab w:val="num" w:pos="3600"/>
        </w:tabs>
        <w:ind w:left="3600" w:hanging="360"/>
      </w:pPr>
    </w:lvl>
    <w:lvl w:ilvl="5" w:tplc="2EF61F8A">
      <w:start w:val="1"/>
      <w:numFmt w:val="decimal"/>
      <w:lvlText w:val="%6."/>
      <w:lvlJc w:val="left"/>
      <w:pPr>
        <w:tabs>
          <w:tab w:val="num" w:pos="4320"/>
        </w:tabs>
        <w:ind w:left="4320" w:hanging="360"/>
      </w:pPr>
    </w:lvl>
    <w:lvl w:ilvl="6" w:tplc="6F9ABF24">
      <w:start w:val="1"/>
      <w:numFmt w:val="decimal"/>
      <w:lvlText w:val="%7."/>
      <w:lvlJc w:val="left"/>
      <w:pPr>
        <w:tabs>
          <w:tab w:val="num" w:pos="5040"/>
        </w:tabs>
        <w:ind w:left="5040" w:hanging="360"/>
      </w:pPr>
    </w:lvl>
    <w:lvl w:ilvl="7" w:tplc="63ECB75E">
      <w:start w:val="1"/>
      <w:numFmt w:val="decimal"/>
      <w:lvlText w:val="%8."/>
      <w:lvlJc w:val="left"/>
      <w:pPr>
        <w:tabs>
          <w:tab w:val="num" w:pos="5760"/>
        </w:tabs>
        <w:ind w:left="5760" w:hanging="360"/>
      </w:pPr>
    </w:lvl>
    <w:lvl w:ilvl="8" w:tplc="1B90D63C">
      <w:start w:val="1"/>
      <w:numFmt w:val="decimal"/>
      <w:lvlText w:val="%9."/>
      <w:lvlJc w:val="left"/>
      <w:pPr>
        <w:tabs>
          <w:tab w:val="num" w:pos="6480"/>
        </w:tabs>
        <w:ind w:left="6480" w:hanging="360"/>
      </w:pPr>
    </w:lvl>
  </w:abstractNum>
  <w:abstractNum w:abstractNumId="1" w15:restartNumberingAfterBreak="0">
    <w:nsid w:val="02B63B35"/>
    <w:multiLevelType w:val="hybridMultilevel"/>
    <w:tmpl w:val="C8D4FA44"/>
    <w:lvl w:ilvl="0" w:tplc="FA8670DA">
      <w:numFmt w:val="bullet"/>
      <w:lvlText w:val="-"/>
      <w:lvlJc w:val="left"/>
      <w:pPr>
        <w:ind w:left="1287" w:hanging="360"/>
      </w:pPr>
      <w:rPr>
        <w:rFonts w:ascii="Calibri" w:eastAsia="Calibri" w:hAnsi="Calibri" w:cs="Times New Roman" w:hint="default"/>
      </w:rPr>
    </w:lvl>
    <w:lvl w:ilvl="1" w:tplc="D3DC1C62" w:tentative="1">
      <w:start w:val="1"/>
      <w:numFmt w:val="bullet"/>
      <w:lvlText w:val="o"/>
      <w:lvlJc w:val="left"/>
      <w:pPr>
        <w:ind w:left="2007" w:hanging="360"/>
      </w:pPr>
      <w:rPr>
        <w:rFonts w:ascii="Courier New" w:hAnsi="Courier New" w:cs="Courier New" w:hint="default"/>
      </w:rPr>
    </w:lvl>
    <w:lvl w:ilvl="2" w:tplc="26FE28EA" w:tentative="1">
      <w:start w:val="1"/>
      <w:numFmt w:val="bullet"/>
      <w:lvlText w:val=""/>
      <w:lvlJc w:val="left"/>
      <w:pPr>
        <w:ind w:left="2727" w:hanging="360"/>
      </w:pPr>
      <w:rPr>
        <w:rFonts w:ascii="Wingdings" w:hAnsi="Wingdings" w:hint="default"/>
      </w:rPr>
    </w:lvl>
    <w:lvl w:ilvl="3" w:tplc="E72896EE" w:tentative="1">
      <w:start w:val="1"/>
      <w:numFmt w:val="bullet"/>
      <w:lvlText w:val=""/>
      <w:lvlJc w:val="left"/>
      <w:pPr>
        <w:ind w:left="3447" w:hanging="360"/>
      </w:pPr>
      <w:rPr>
        <w:rFonts w:ascii="Symbol" w:hAnsi="Symbol" w:hint="default"/>
      </w:rPr>
    </w:lvl>
    <w:lvl w:ilvl="4" w:tplc="D6A8AE1C" w:tentative="1">
      <w:start w:val="1"/>
      <w:numFmt w:val="bullet"/>
      <w:lvlText w:val="o"/>
      <w:lvlJc w:val="left"/>
      <w:pPr>
        <w:ind w:left="4167" w:hanging="360"/>
      </w:pPr>
      <w:rPr>
        <w:rFonts w:ascii="Courier New" w:hAnsi="Courier New" w:cs="Courier New" w:hint="default"/>
      </w:rPr>
    </w:lvl>
    <w:lvl w:ilvl="5" w:tplc="0CDC96B2" w:tentative="1">
      <w:start w:val="1"/>
      <w:numFmt w:val="bullet"/>
      <w:lvlText w:val=""/>
      <w:lvlJc w:val="left"/>
      <w:pPr>
        <w:ind w:left="4887" w:hanging="360"/>
      </w:pPr>
      <w:rPr>
        <w:rFonts w:ascii="Wingdings" w:hAnsi="Wingdings" w:hint="default"/>
      </w:rPr>
    </w:lvl>
    <w:lvl w:ilvl="6" w:tplc="C9680FC0" w:tentative="1">
      <w:start w:val="1"/>
      <w:numFmt w:val="bullet"/>
      <w:lvlText w:val=""/>
      <w:lvlJc w:val="left"/>
      <w:pPr>
        <w:ind w:left="5607" w:hanging="360"/>
      </w:pPr>
      <w:rPr>
        <w:rFonts w:ascii="Symbol" w:hAnsi="Symbol" w:hint="default"/>
      </w:rPr>
    </w:lvl>
    <w:lvl w:ilvl="7" w:tplc="92B4674A" w:tentative="1">
      <w:start w:val="1"/>
      <w:numFmt w:val="bullet"/>
      <w:lvlText w:val="o"/>
      <w:lvlJc w:val="left"/>
      <w:pPr>
        <w:ind w:left="6327" w:hanging="360"/>
      </w:pPr>
      <w:rPr>
        <w:rFonts w:ascii="Courier New" w:hAnsi="Courier New" w:cs="Courier New" w:hint="default"/>
      </w:rPr>
    </w:lvl>
    <w:lvl w:ilvl="8" w:tplc="03F07D6A" w:tentative="1">
      <w:start w:val="1"/>
      <w:numFmt w:val="bullet"/>
      <w:lvlText w:val=""/>
      <w:lvlJc w:val="left"/>
      <w:pPr>
        <w:ind w:left="7047" w:hanging="360"/>
      </w:pPr>
      <w:rPr>
        <w:rFonts w:ascii="Wingdings" w:hAnsi="Wingdings" w:hint="default"/>
      </w:rPr>
    </w:lvl>
  </w:abstractNum>
  <w:abstractNum w:abstractNumId="2" w15:restartNumberingAfterBreak="0">
    <w:nsid w:val="07E6373C"/>
    <w:multiLevelType w:val="hybridMultilevel"/>
    <w:tmpl w:val="82D2103A"/>
    <w:lvl w:ilvl="0" w:tplc="8962E518">
      <w:start w:val="3"/>
      <w:numFmt w:val="bullet"/>
      <w:lvlText w:val=""/>
      <w:lvlJc w:val="left"/>
      <w:pPr>
        <w:ind w:left="927" w:hanging="360"/>
      </w:pPr>
      <w:rPr>
        <w:rFonts w:ascii="Wingdings" w:eastAsia="Times New Roman" w:hAnsi="Wingdings" w:cs="Times New Roman" w:hint="default"/>
      </w:rPr>
    </w:lvl>
    <w:lvl w:ilvl="1" w:tplc="72C8070E" w:tentative="1">
      <w:start w:val="1"/>
      <w:numFmt w:val="bullet"/>
      <w:lvlText w:val="o"/>
      <w:lvlJc w:val="left"/>
      <w:pPr>
        <w:ind w:left="1647" w:hanging="360"/>
      </w:pPr>
      <w:rPr>
        <w:rFonts w:ascii="Courier New" w:hAnsi="Courier New" w:cs="Courier New" w:hint="default"/>
      </w:rPr>
    </w:lvl>
    <w:lvl w:ilvl="2" w:tplc="EC4CD0B8" w:tentative="1">
      <w:start w:val="1"/>
      <w:numFmt w:val="bullet"/>
      <w:lvlText w:val=""/>
      <w:lvlJc w:val="left"/>
      <w:pPr>
        <w:ind w:left="2367" w:hanging="360"/>
      </w:pPr>
      <w:rPr>
        <w:rFonts w:ascii="Wingdings" w:hAnsi="Wingdings" w:hint="default"/>
      </w:rPr>
    </w:lvl>
    <w:lvl w:ilvl="3" w:tplc="D4B855B0" w:tentative="1">
      <w:start w:val="1"/>
      <w:numFmt w:val="bullet"/>
      <w:lvlText w:val=""/>
      <w:lvlJc w:val="left"/>
      <w:pPr>
        <w:ind w:left="3087" w:hanging="360"/>
      </w:pPr>
      <w:rPr>
        <w:rFonts w:ascii="Symbol" w:hAnsi="Symbol" w:hint="default"/>
      </w:rPr>
    </w:lvl>
    <w:lvl w:ilvl="4" w:tplc="B7B4F260" w:tentative="1">
      <w:start w:val="1"/>
      <w:numFmt w:val="bullet"/>
      <w:lvlText w:val="o"/>
      <w:lvlJc w:val="left"/>
      <w:pPr>
        <w:ind w:left="3807" w:hanging="360"/>
      </w:pPr>
      <w:rPr>
        <w:rFonts w:ascii="Courier New" w:hAnsi="Courier New" w:cs="Courier New" w:hint="default"/>
      </w:rPr>
    </w:lvl>
    <w:lvl w:ilvl="5" w:tplc="173A906A" w:tentative="1">
      <w:start w:val="1"/>
      <w:numFmt w:val="bullet"/>
      <w:lvlText w:val=""/>
      <w:lvlJc w:val="left"/>
      <w:pPr>
        <w:ind w:left="4527" w:hanging="360"/>
      </w:pPr>
      <w:rPr>
        <w:rFonts w:ascii="Wingdings" w:hAnsi="Wingdings" w:hint="default"/>
      </w:rPr>
    </w:lvl>
    <w:lvl w:ilvl="6" w:tplc="BE36A7A6" w:tentative="1">
      <w:start w:val="1"/>
      <w:numFmt w:val="bullet"/>
      <w:lvlText w:val=""/>
      <w:lvlJc w:val="left"/>
      <w:pPr>
        <w:ind w:left="5247" w:hanging="360"/>
      </w:pPr>
      <w:rPr>
        <w:rFonts w:ascii="Symbol" w:hAnsi="Symbol" w:hint="default"/>
      </w:rPr>
    </w:lvl>
    <w:lvl w:ilvl="7" w:tplc="0414E28A" w:tentative="1">
      <w:start w:val="1"/>
      <w:numFmt w:val="bullet"/>
      <w:lvlText w:val="o"/>
      <w:lvlJc w:val="left"/>
      <w:pPr>
        <w:ind w:left="5967" w:hanging="360"/>
      </w:pPr>
      <w:rPr>
        <w:rFonts w:ascii="Courier New" w:hAnsi="Courier New" w:cs="Courier New" w:hint="default"/>
      </w:rPr>
    </w:lvl>
    <w:lvl w:ilvl="8" w:tplc="628C2C94" w:tentative="1">
      <w:start w:val="1"/>
      <w:numFmt w:val="bullet"/>
      <w:lvlText w:val=""/>
      <w:lvlJc w:val="left"/>
      <w:pPr>
        <w:ind w:left="6687" w:hanging="360"/>
      </w:pPr>
      <w:rPr>
        <w:rFonts w:ascii="Wingdings" w:hAnsi="Wingdings" w:hint="default"/>
      </w:rPr>
    </w:lvl>
  </w:abstractNum>
  <w:abstractNum w:abstractNumId="3" w15:restartNumberingAfterBreak="0">
    <w:nsid w:val="087F33EC"/>
    <w:multiLevelType w:val="hybridMultilevel"/>
    <w:tmpl w:val="1F4E43E4"/>
    <w:lvl w:ilvl="0" w:tplc="52FAA1E4">
      <w:start w:val="1"/>
      <w:numFmt w:val="bullet"/>
      <w:lvlText w:val=""/>
      <w:lvlJc w:val="left"/>
      <w:pPr>
        <w:tabs>
          <w:tab w:val="num" w:pos="720"/>
        </w:tabs>
        <w:ind w:left="720" w:hanging="360"/>
      </w:pPr>
      <w:rPr>
        <w:rFonts w:ascii="Symbol" w:hAnsi="Symbol" w:hint="default"/>
        <w:sz w:val="20"/>
      </w:rPr>
    </w:lvl>
    <w:lvl w:ilvl="1" w:tplc="254400C2" w:tentative="1">
      <w:start w:val="1"/>
      <w:numFmt w:val="bullet"/>
      <w:lvlText w:val=""/>
      <w:lvlJc w:val="left"/>
      <w:pPr>
        <w:tabs>
          <w:tab w:val="num" w:pos="1440"/>
        </w:tabs>
        <w:ind w:left="1440" w:hanging="360"/>
      </w:pPr>
      <w:rPr>
        <w:rFonts w:ascii="Symbol" w:hAnsi="Symbol" w:hint="default"/>
        <w:sz w:val="20"/>
      </w:rPr>
    </w:lvl>
    <w:lvl w:ilvl="2" w:tplc="825ECAEE" w:tentative="1">
      <w:start w:val="1"/>
      <w:numFmt w:val="bullet"/>
      <w:lvlText w:val=""/>
      <w:lvlJc w:val="left"/>
      <w:pPr>
        <w:tabs>
          <w:tab w:val="num" w:pos="2160"/>
        </w:tabs>
        <w:ind w:left="2160" w:hanging="360"/>
      </w:pPr>
      <w:rPr>
        <w:rFonts w:ascii="Symbol" w:hAnsi="Symbol" w:hint="default"/>
        <w:sz w:val="20"/>
      </w:rPr>
    </w:lvl>
    <w:lvl w:ilvl="3" w:tplc="C93A58B6" w:tentative="1">
      <w:start w:val="1"/>
      <w:numFmt w:val="bullet"/>
      <w:lvlText w:val=""/>
      <w:lvlJc w:val="left"/>
      <w:pPr>
        <w:tabs>
          <w:tab w:val="num" w:pos="2880"/>
        </w:tabs>
        <w:ind w:left="2880" w:hanging="360"/>
      </w:pPr>
      <w:rPr>
        <w:rFonts w:ascii="Symbol" w:hAnsi="Symbol" w:hint="default"/>
        <w:sz w:val="20"/>
      </w:rPr>
    </w:lvl>
    <w:lvl w:ilvl="4" w:tplc="B2BC4260" w:tentative="1">
      <w:start w:val="1"/>
      <w:numFmt w:val="bullet"/>
      <w:lvlText w:val=""/>
      <w:lvlJc w:val="left"/>
      <w:pPr>
        <w:tabs>
          <w:tab w:val="num" w:pos="3600"/>
        </w:tabs>
        <w:ind w:left="3600" w:hanging="360"/>
      </w:pPr>
      <w:rPr>
        <w:rFonts w:ascii="Symbol" w:hAnsi="Symbol" w:hint="default"/>
        <w:sz w:val="20"/>
      </w:rPr>
    </w:lvl>
    <w:lvl w:ilvl="5" w:tplc="AE84AE28" w:tentative="1">
      <w:start w:val="1"/>
      <w:numFmt w:val="bullet"/>
      <w:lvlText w:val=""/>
      <w:lvlJc w:val="left"/>
      <w:pPr>
        <w:tabs>
          <w:tab w:val="num" w:pos="4320"/>
        </w:tabs>
        <w:ind w:left="4320" w:hanging="360"/>
      </w:pPr>
      <w:rPr>
        <w:rFonts w:ascii="Symbol" w:hAnsi="Symbol" w:hint="default"/>
        <w:sz w:val="20"/>
      </w:rPr>
    </w:lvl>
    <w:lvl w:ilvl="6" w:tplc="AC6C1EDE" w:tentative="1">
      <w:start w:val="1"/>
      <w:numFmt w:val="bullet"/>
      <w:lvlText w:val=""/>
      <w:lvlJc w:val="left"/>
      <w:pPr>
        <w:tabs>
          <w:tab w:val="num" w:pos="5040"/>
        </w:tabs>
        <w:ind w:left="5040" w:hanging="360"/>
      </w:pPr>
      <w:rPr>
        <w:rFonts w:ascii="Symbol" w:hAnsi="Symbol" w:hint="default"/>
        <w:sz w:val="20"/>
      </w:rPr>
    </w:lvl>
    <w:lvl w:ilvl="7" w:tplc="86E200CC" w:tentative="1">
      <w:start w:val="1"/>
      <w:numFmt w:val="bullet"/>
      <w:lvlText w:val=""/>
      <w:lvlJc w:val="left"/>
      <w:pPr>
        <w:tabs>
          <w:tab w:val="num" w:pos="5760"/>
        </w:tabs>
        <w:ind w:left="5760" w:hanging="360"/>
      </w:pPr>
      <w:rPr>
        <w:rFonts w:ascii="Symbol" w:hAnsi="Symbol" w:hint="default"/>
        <w:sz w:val="20"/>
      </w:rPr>
    </w:lvl>
    <w:lvl w:ilvl="8" w:tplc="DB20F19A"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032154"/>
    <w:multiLevelType w:val="hybridMultilevel"/>
    <w:tmpl w:val="567A1F06"/>
    <w:lvl w:ilvl="0" w:tplc="B808BDD6">
      <w:start w:val="3"/>
      <w:numFmt w:val="bullet"/>
      <w:lvlText w:val=""/>
      <w:lvlJc w:val="left"/>
      <w:pPr>
        <w:ind w:left="720" w:hanging="360"/>
      </w:pPr>
      <w:rPr>
        <w:rFonts w:ascii="Wingdings" w:eastAsia="Times New Roman" w:hAnsi="Wingdings" w:cs="Times New Roman" w:hint="default"/>
      </w:rPr>
    </w:lvl>
    <w:lvl w:ilvl="1" w:tplc="468A9D8E" w:tentative="1">
      <w:start w:val="1"/>
      <w:numFmt w:val="bullet"/>
      <w:lvlText w:val="o"/>
      <w:lvlJc w:val="left"/>
      <w:pPr>
        <w:ind w:left="1440" w:hanging="360"/>
      </w:pPr>
      <w:rPr>
        <w:rFonts w:ascii="Courier New" w:hAnsi="Courier New" w:cs="Courier New" w:hint="default"/>
      </w:rPr>
    </w:lvl>
    <w:lvl w:ilvl="2" w:tplc="EE50F2E0" w:tentative="1">
      <w:start w:val="1"/>
      <w:numFmt w:val="bullet"/>
      <w:lvlText w:val=""/>
      <w:lvlJc w:val="left"/>
      <w:pPr>
        <w:ind w:left="2160" w:hanging="360"/>
      </w:pPr>
      <w:rPr>
        <w:rFonts w:ascii="Wingdings" w:hAnsi="Wingdings" w:hint="default"/>
      </w:rPr>
    </w:lvl>
    <w:lvl w:ilvl="3" w:tplc="FC7A9CF4" w:tentative="1">
      <w:start w:val="1"/>
      <w:numFmt w:val="bullet"/>
      <w:lvlText w:val=""/>
      <w:lvlJc w:val="left"/>
      <w:pPr>
        <w:ind w:left="2880" w:hanging="360"/>
      </w:pPr>
      <w:rPr>
        <w:rFonts w:ascii="Symbol" w:hAnsi="Symbol" w:hint="default"/>
      </w:rPr>
    </w:lvl>
    <w:lvl w:ilvl="4" w:tplc="C05C00A6" w:tentative="1">
      <w:start w:val="1"/>
      <w:numFmt w:val="bullet"/>
      <w:lvlText w:val="o"/>
      <w:lvlJc w:val="left"/>
      <w:pPr>
        <w:ind w:left="3600" w:hanging="360"/>
      </w:pPr>
      <w:rPr>
        <w:rFonts w:ascii="Courier New" w:hAnsi="Courier New" w:cs="Courier New" w:hint="default"/>
      </w:rPr>
    </w:lvl>
    <w:lvl w:ilvl="5" w:tplc="4712D9B2" w:tentative="1">
      <w:start w:val="1"/>
      <w:numFmt w:val="bullet"/>
      <w:lvlText w:val=""/>
      <w:lvlJc w:val="left"/>
      <w:pPr>
        <w:ind w:left="4320" w:hanging="360"/>
      </w:pPr>
      <w:rPr>
        <w:rFonts w:ascii="Wingdings" w:hAnsi="Wingdings" w:hint="default"/>
      </w:rPr>
    </w:lvl>
    <w:lvl w:ilvl="6" w:tplc="2D4ABF12" w:tentative="1">
      <w:start w:val="1"/>
      <w:numFmt w:val="bullet"/>
      <w:lvlText w:val=""/>
      <w:lvlJc w:val="left"/>
      <w:pPr>
        <w:ind w:left="5040" w:hanging="360"/>
      </w:pPr>
      <w:rPr>
        <w:rFonts w:ascii="Symbol" w:hAnsi="Symbol" w:hint="default"/>
      </w:rPr>
    </w:lvl>
    <w:lvl w:ilvl="7" w:tplc="CA50D5C6" w:tentative="1">
      <w:start w:val="1"/>
      <w:numFmt w:val="bullet"/>
      <w:lvlText w:val="o"/>
      <w:lvlJc w:val="left"/>
      <w:pPr>
        <w:ind w:left="5760" w:hanging="360"/>
      </w:pPr>
      <w:rPr>
        <w:rFonts w:ascii="Courier New" w:hAnsi="Courier New" w:cs="Courier New" w:hint="default"/>
      </w:rPr>
    </w:lvl>
    <w:lvl w:ilvl="8" w:tplc="C8FE6A80" w:tentative="1">
      <w:start w:val="1"/>
      <w:numFmt w:val="bullet"/>
      <w:lvlText w:val=""/>
      <w:lvlJc w:val="left"/>
      <w:pPr>
        <w:ind w:left="6480" w:hanging="360"/>
      </w:pPr>
      <w:rPr>
        <w:rFonts w:ascii="Wingdings" w:hAnsi="Wingdings" w:hint="default"/>
      </w:rPr>
    </w:lvl>
  </w:abstractNum>
  <w:abstractNum w:abstractNumId="5" w15:restartNumberingAfterBreak="0">
    <w:nsid w:val="0F392830"/>
    <w:multiLevelType w:val="hybridMultilevel"/>
    <w:tmpl w:val="F0B6319E"/>
    <w:lvl w:ilvl="0" w:tplc="393AE414">
      <w:start w:val="1"/>
      <w:numFmt w:val="bullet"/>
      <w:lvlText w:val="o"/>
      <w:lvlJc w:val="left"/>
      <w:pPr>
        <w:ind w:left="1287" w:hanging="360"/>
      </w:pPr>
      <w:rPr>
        <w:rFonts w:ascii="Courier New" w:hAnsi="Courier New" w:cs="Courier New" w:hint="default"/>
        <w:sz w:val="22"/>
        <w:szCs w:val="22"/>
      </w:rPr>
    </w:lvl>
    <w:lvl w:ilvl="1" w:tplc="7122B8DC">
      <w:start w:val="1"/>
      <w:numFmt w:val="bullet"/>
      <w:lvlText w:val="o"/>
      <w:lvlJc w:val="left"/>
      <w:pPr>
        <w:ind w:left="2007" w:hanging="360"/>
      </w:pPr>
      <w:rPr>
        <w:rFonts w:ascii="Courier New" w:hAnsi="Courier New" w:cs="Courier New" w:hint="default"/>
        <w:sz w:val="22"/>
        <w:szCs w:val="22"/>
      </w:rPr>
    </w:lvl>
    <w:lvl w:ilvl="2" w:tplc="769807DA">
      <w:start w:val="1"/>
      <w:numFmt w:val="bullet"/>
      <w:lvlText w:val=""/>
      <w:lvlJc w:val="left"/>
      <w:pPr>
        <w:ind w:left="2727" w:hanging="360"/>
      </w:pPr>
      <w:rPr>
        <w:rFonts w:ascii="Wingdings" w:hAnsi="Wingdings" w:hint="default"/>
        <w:sz w:val="22"/>
        <w:szCs w:val="22"/>
      </w:rPr>
    </w:lvl>
    <w:lvl w:ilvl="3" w:tplc="AF002450" w:tentative="1">
      <w:start w:val="1"/>
      <w:numFmt w:val="bullet"/>
      <w:lvlText w:val=""/>
      <w:lvlJc w:val="left"/>
      <w:pPr>
        <w:ind w:left="3447" w:hanging="360"/>
      </w:pPr>
      <w:rPr>
        <w:rFonts w:ascii="Symbol" w:hAnsi="Symbol" w:hint="default"/>
      </w:rPr>
    </w:lvl>
    <w:lvl w:ilvl="4" w:tplc="8B48D280" w:tentative="1">
      <w:start w:val="1"/>
      <w:numFmt w:val="bullet"/>
      <w:lvlText w:val="o"/>
      <w:lvlJc w:val="left"/>
      <w:pPr>
        <w:ind w:left="4167" w:hanging="360"/>
      </w:pPr>
      <w:rPr>
        <w:rFonts w:ascii="Courier New" w:hAnsi="Courier New" w:cs="Courier New" w:hint="default"/>
      </w:rPr>
    </w:lvl>
    <w:lvl w:ilvl="5" w:tplc="1AEE74C4" w:tentative="1">
      <w:start w:val="1"/>
      <w:numFmt w:val="bullet"/>
      <w:lvlText w:val=""/>
      <w:lvlJc w:val="left"/>
      <w:pPr>
        <w:ind w:left="4887" w:hanging="360"/>
      </w:pPr>
      <w:rPr>
        <w:rFonts w:ascii="Wingdings" w:hAnsi="Wingdings" w:hint="default"/>
      </w:rPr>
    </w:lvl>
    <w:lvl w:ilvl="6" w:tplc="E4D206D4" w:tentative="1">
      <w:start w:val="1"/>
      <w:numFmt w:val="bullet"/>
      <w:lvlText w:val=""/>
      <w:lvlJc w:val="left"/>
      <w:pPr>
        <w:ind w:left="5607" w:hanging="360"/>
      </w:pPr>
      <w:rPr>
        <w:rFonts w:ascii="Symbol" w:hAnsi="Symbol" w:hint="default"/>
      </w:rPr>
    </w:lvl>
    <w:lvl w:ilvl="7" w:tplc="731ED25C" w:tentative="1">
      <w:start w:val="1"/>
      <w:numFmt w:val="bullet"/>
      <w:lvlText w:val="o"/>
      <w:lvlJc w:val="left"/>
      <w:pPr>
        <w:ind w:left="6327" w:hanging="360"/>
      </w:pPr>
      <w:rPr>
        <w:rFonts w:ascii="Courier New" w:hAnsi="Courier New" w:cs="Courier New" w:hint="default"/>
      </w:rPr>
    </w:lvl>
    <w:lvl w:ilvl="8" w:tplc="D30648F4" w:tentative="1">
      <w:start w:val="1"/>
      <w:numFmt w:val="bullet"/>
      <w:lvlText w:val=""/>
      <w:lvlJc w:val="left"/>
      <w:pPr>
        <w:ind w:left="7047" w:hanging="360"/>
      </w:pPr>
      <w:rPr>
        <w:rFonts w:ascii="Wingdings" w:hAnsi="Wingdings" w:hint="default"/>
      </w:rPr>
    </w:lvl>
  </w:abstractNum>
  <w:abstractNum w:abstractNumId="6" w15:restartNumberingAfterBreak="0">
    <w:nsid w:val="14AB0789"/>
    <w:multiLevelType w:val="hybridMultilevel"/>
    <w:tmpl w:val="1D686D76"/>
    <w:lvl w:ilvl="0" w:tplc="83664B4E">
      <w:numFmt w:val="bullet"/>
      <w:lvlText w:val="-"/>
      <w:lvlJc w:val="left"/>
      <w:pPr>
        <w:ind w:left="1287" w:hanging="360"/>
      </w:pPr>
      <w:rPr>
        <w:rFonts w:ascii="Times New Roman" w:eastAsia="Times New Roman" w:hAnsi="Times New Roman" w:cs="Times New Roman" w:hint="default"/>
        <w:color w:val="000000"/>
      </w:rPr>
    </w:lvl>
    <w:lvl w:ilvl="1" w:tplc="47F605FC" w:tentative="1">
      <w:start w:val="1"/>
      <w:numFmt w:val="bullet"/>
      <w:lvlText w:val="o"/>
      <w:lvlJc w:val="left"/>
      <w:pPr>
        <w:ind w:left="2007" w:hanging="360"/>
      </w:pPr>
      <w:rPr>
        <w:rFonts w:ascii="Courier New" w:hAnsi="Courier New" w:cs="Courier New" w:hint="default"/>
      </w:rPr>
    </w:lvl>
    <w:lvl w:ilvl="2" w:tplc="E1B456BA" w:tentative="1">
      <w:start w:val="1"/>
      <w:numFmt w:val="bullet"/>
      <w:lvlText w:val=""/>
      <w:lvlJc w:val="left"/>
      <w:pPr>
        <w:ind w:left="2727" w:hanging="360"/>
      </w:pPr>
      <w:rPr>
        <w:rFonts w:ascii="Wingdings" w:hAnsi="Wingdings" w:hint="default"/>
      </w:rPr>
    </w:lvl>
    <w:lvl w:ilvl="3" w:tplc="B83A30D6" w:tentative="1">
      <w:start w:val="1"/>
      <w:numFmt w:val="bullet"/>
      <w:lvlText w:val=""/>
      <w:lvlJc w:val="left"/>
      <w:pPr>
        <w:ind w:left="3447" w:hanging="360"/>
      </w:pPr>
      <w:rPr>
        <w:rFonts w:ascii="Symbol" w:hAnsi="Symbol" w:hint="default"/>
      </w:rPr>
    </w:lvl>
    <w:lvl w:ilvl="4" w:tplc="DFBE2BAC" w:tentative="1">
      <w:start w:val="1"/>
      <w:numFmt w:val="bullet"/>
      <w:lvlText w:val="o"/>
      <w:lvlJc w:val="left"/>
      <w:pPr>
        <w:ind w:left="4167" w:hanging="360"/>
      </w:pPr>
      <w:rPr>
        <w:rFonts w:ascii="Courier New" w:hAnsi="Courier New" w:cs="Courier New" w:hint="default"/>
      </w:rPr>
    </w:lvl>
    <w:lvl w:ilvl="5" w:tplc="D2DA9B4C" w:tentative="1">
      <w:start w:val="1"/>
      <w:numFmt w:val="bullet"/>
      <w:lvlText w:val=""/>
      <w:lvlJc w:val="left"/>
      <w:pPr>
        <w:ind w:left="4887" w:hanging="360"/>
      </w:pPr>
      <w:rPr>
        <w:rFonts w:ascii="Wingdings" w:hAnsi="Wingdings" w:hint="default"/>
      </w:rPr>
    </w:lvl>
    <w:lvl w:ilvl="6" w:tplc="544C667E" w:tentative="1">
      <w:start w:val="1"/>
      <w:numFmt w:val="bullet"/>
      <w:lvlText w:val=""/>
      <w:lvlJc w:val="left"/>
      <w:pPr>
        <w:ind w:left="5607" w:hanging="360"/>
      </w:pPr>
      <w:rPr>
        <w:rFonts w:ascii="Symbol" w:hAnsi="Symbol" w:hint="default"/>
      </w:rPr>
    </w:lvl>
    <w:lvl w:ilvl="7" w:tplc="75F81F9E" w:tentative="1">
      <w:start w:val="1"/>
      <w:numFmt w:val="bullet"/>
      <w:lvlText w:val="o"/>
      <w:lvlJc w:val="left"/>
      <w:pPr>
        <w:ind w:left="6327" w:hanging="360"/>
      </w:pPr>
      <w:rPr>
        <w:rFonts w:ascii="Courier New" w:hAnsi="Courier New" w:cs="Courier New" w:hint="default"/>
      </w:rPr>
    </w:lvl>
    <w:lvl w:ilvl="8" w:tplc="643A6CC8" w:tentative="1">
      <w:start w:val="1"/>
      <w:numFmt w:val="bullet"/>
      <w:lvlText w:val=""/>
      <w:lvlJc w:val="left"/>
      <w:pPr>
        <w:ind w:left="7047" w:hanging="360"/>
      </w:pPr>
      <w:rPr>
        <w:rFonts w:ascii="Wingdings" w:hAnsi="Wingdings" w:hint="default"/>
      </w:rPr>
    </w:lvl>
  </w:abstractNum>
  <w:abstractNum w:abstractNumId="7"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57F4C46"/>
    <w:multiLevelType w:val="hybridMultilevel"/>
    <w:tmpl w:val="D9F299A0"/>
    <w:lvl w:ilvl="0" w:tplc="F09E7A1C">
      <w:start w:val="3"/>
      <w:numFmt w:val="bullet"/>
      <w:lvlText w:val=""/>
      <w:lvlJc w:val="left"/>
      <w:pPr>
        <w:ind w:left="720" w:hanging="360"/>
      </w:pPr>
      <w:rPr>
        <w:rFonts w:ascii="Wingdings" w:eastAsia="Times New Roman" w:hAnsi="Wingdings" w:cs="Times New Roman" w:hint="default"/>
      </w:rPr>
    </w:lvl>
    <w:lvl w:ilvl="1" w:tplc="EAF8A8CE" w:tentative="1">
      <w:start w:val="1"/>
      <w:numFmt w:val="bullet"/>
      <w:lvlText w:val="o"/>
      <w:lvlJc w:val="left"/>
      <w:pPr>
        <w:ind w:left="1440" w:hanging="360"/>
      </w:pPr>
      <w:rPr>
        <w:rFonts w:ascii="Courier New" w:hAnsi="Courier New" w:cs="Courier New" w:hint="default"/>
      </w:rPr>
    </w:lvl>
    <w:lvl w:ilvl="2" w:tplc="8800DA44" w:tentative="1">
      <w:start w:val="1"/>
      <w:numFmt w:val="bullet"/>
      <w:lvlText w:val=""/>
      <w:lvlJc w:val="left"/>
      <w:pPr>
        <w:ind w:left="2160" w:hanging="360"/>
      </w:pPr>
      <w:rPr>
        <w:rFonts w:ascii="Wingdings" w:hAnsi="Wingdings" w:hint="default"/>
      </w:rPr>
    </w:lvl>
    <w:lvl w:ilvl="3" w:tplc="F65CBCE6" w:tentative="1">
      <w:start w:val="1"/>
      <w:numFmt w:val="bullet"/>
      <w:lvlText w:val=""/>
      <w:lvlJc w:val="left"/>
      <w:pPr>
        <w:ind w:left="2880" w:hanging="360"/>
      </w:pPr>
      <w:rPr>
        <w:rFonts w:ascii="Symbol" w:hAnsi="Symbol" w:hint="default"/>
      </w:rPr>
    </w:lvl>
    <w:lvl w:ilvl="4" w:tplc="66E0F868" w:tentative="1">
      <w:start w:val="1"/>
      <w:numFmt w:val="bullet"/>
      <w:lvlText w:val="o"/>
      <w:lvlJc w:val="left"/>
      <w:pPr>
        <w:ind w:left="3600" w:hanging="360"/>
      </w:pPr>
      <w:rPr>
        <w:rFonts w:ascii="Courier New" w:hAnsi="Courier New" w:cs="Courier New" w:hint="default"/>
      </w:rPr>
    </w:lvl>
    <w:lvl w:ilvl="5" w:tplc="3D1015F8" w:tentative="1">
      <w:start w:val="1"/>
      <w:numFmt w:val="bullet"/>
      <w:lvlText w:val=""/>
      <w:lvlJc w:val="left"/>
      <w:pPr>
        <w:ind w:left="4320" w:hanging="360"/>
      </w:pPr>
      <w:rPr>
        <w:rFonts w:ascii="Wingdings" w:hAnsi="Wingdings" w:hint="default"/>
      </w:rPr>
    </w:lvl>
    <w:lvl w:ilvl="6" w:tplc="51FEE0EE" w:tentative="1">
      <w:start w:val="1"/>
      <w:numFmt w:val="bullet"/>
      <w:lvlText w:val=""/>
      <w:lvlJc w:val="left"/>
      <w:pPr>
        <w:ind w:left="5040" w:hanging="360"/>
      </w:pPr>
      <w:rPr>
        <w:rFonts w:ascii="Symbol" w:hAnsi="Symbol" w:hint="default"/>
      </w:rPr>
    </w:lvl>
    <w:lvl w:ilvl="7" w:tplc="8AEE6ED2" w:tentative="1">
      <w:start w:val="1"/>
      <w:numFmt w:val="bullet"/>
      <w:lvlText w:val="o"/>
      <w:lvlJc w:val="left"/>
      <w:pPr>
        <w:ind w:left="5760" w:hanging="360"/>
      </w:pPr>
      <w:rPr>
        <w:rFonts w:ascii="Courier New" w:hAnsi="Courier New" w:cs="Courier New" w:hint="default"/>
      </w:rPr>
    </w:lvl>
    <w:lvl w:ilvl="8" w:tplc="E1FE7EE0" w:tentative="1">
      <w:start w:val="1"/>
      <w:numFmt w:val="bullet"/>
      <w:lvlText w:val=""/>
      <w:lvlJc w:val="left"/>
      <w:pPr>
        <w:ind w:left="6480" w:hanging="360"/>
      </w:pPr>
      <w:rPr>
        <w:rFonts w:ascii="Wingdings" w:hAnsi="Wingdings" w:hint="default"/>
      </w:rPr>
    </w:lvl>
  </w:abstractNum>
  <w:abstractNum w:abstractNumId="9" w15:restartNumberingAfterBreak="0">
    <w:nsid w:val="15D375DB"/>
    <w:multiLevelType w:val="hybridMultilevel"/>
    <w:tmpl w:val="CF8851AE"/>
    <w:lvl w:ilvl="0" w:tplc="DA6AD708">
      <w:start w:val="1"/>
      <w:numFmt w:val="bullet"/>
      <w:lvlText w:val=""/>
      <w:lvlJc w:val="left"/>
      <w:pPr>
        <w:ind w:left="1287" w:hanging="360"/>
      </w:pPr>
      <w:rPr>
        <w:rFonts w:ascii="Wingdings" w:hAnsi="Wingdings" w:hint="default"/>
      </w:rPr>
    </w:lvl>
    <w:lvl w:ilvl="1" w:tplc="D68C72A4" w:tentative="1">
      <w:start w:val="1"/>
      <w:numFmt w:val="bullet"/>
      <w:lvlText w:val="o"/>
      <w:lvlJc w:val="left"/>
      <w:pPr>
        <w:ind w:left="2007" w:hanging="360"/>
      </w:pPr>
      <w:rPr>
        <w:rFonts w:ascii="Courier New" w:hAnsi="Courier New" w:cs="Courier New" w:hint="default"/>
      </w:rPr>
    </w:lvl>
    <w:lvl w:ilvl="2" w:tplc="8130A202" w:tentative="1">
      <w:start w:val="1"/>
      <w:numFmt w:val="bullet"/>
      <w:lvlText w:val=""/>
      <w:lvlJc w:val="left"/>
      <w:pPr>
        <w:ind w:left="2727" w:hanging="360"/>
      </w:pPr>
      <w:rPr>
        <w:rFonts w:ascii="Wingdings" w:hAnsi="Wingdings" w:hint="default"/>
      </w:rPr>
    </w:lvl>
    <w:lvl w:ilvl="3" w:tplc="C90A2D78" w:tentative="1">
      <w:start w:val="1"/>
      <w:numFmt w:val="bullet"/>
      <w:lvlText w:val=""/>
      <w:lvlJc w:val="left"/>
      <w:pPr>
        <w:ind w:left="3447" w:hanging="360"/>
      </w:pPr>
      <w:rPr>
        <w:rFonts w:ascii="Symbol" w:hAnsi="Symbol" w:hint="default"/>
      </w:rPr>
    </w:lvl>
    <w:lvl w:ilvl="4" w:tplc="B2A2A364" w:tentative="1">
      <w:start w:val="1"/>
      <w:numFmt w:val="bullet"/>
      <w:lvlText w:val="o"/>
      <w:lvlJc w:val="left"/>
      <w:pPr>
        <w:ind w:left="4167" w:hanging="360"/>
      </w:pPr>
      <w:rPr>
        <w:rFonts w:ascii="Courier New" w:hAnsi="Courier New" w:cs="Courier New" w:hint="default"/>
      </w:rPr>
    </w:lvl>
    <w:lvl w:ilvl="5" w:tplc="DE748744" w:tentative="1">
      <w:start w:val="1"/>
      <w:numFmt w:val="bullet"/>
      <w:lvlText w:val=""/>
      <w:lvlJc w:val="left"/>
      <w:pPr>
        <w:ind w:left="4887" w:hanging="360"/>
      </w:pPr>
      <w:rPr>
        <w:rFonts w:ascii="Wingdings" w:hAnsi="Wingdings" w:hint="default"/>
      </w:rPr>
    </w:lvl>
    <w:lvl w:ilvl="6" w:tplc="C14C1C14" w:tentative="1">
      <w:start w:val="1"/>
      <w:numFmt w:val="bullet"/>
      <w:lvlText w:val=""/>
      <w:lvlJc w:val="left"/>
      <w:pPr>
        <w:ind w:left="5607" w:hanging="360"/>
      </w:pPr>
      <w:rPr>
        <w:rFonts w:ascii="Symbol" w:hAnsi="Symbol" w:hint="default"/>
      </w:rPr>
    </w:lvl>
    <w:lvl w:ilvl="7" w:tplc="A10CF3C2" w:tentative="1">
      <w:start w:val="1"/>
      <w:numFmt w:val="bullet"/>
      <w:lvlText w:val="o"/>
      <w:lvlJc w:val="left"/>
      <w:pPr>
        <w:ind w:left="6327" w:hanging="360"/>
      </w:pPr>
      <w:rPr>
        <w:rFonts w:ascii="Courier New" w:hAnsi="Courier New" w:cs="Courier New" w:hint="default"/>
      </w:rPr>
    </w:lvl>
    <w:lvl w:ilvl="8" w:tplc="0ED6810A" w:tentative="1">
      <w:start w:val="1"/>
      <w:numFmt w:val="bullet"/>
      <w:lvlText w:val=""/>
      <w:lvlJc w:val="left"/>
      <w:pPr>
        <w:ind w:left="7047" w:hanging="360"/>
      </w:pPr>
      <w:rPr>
        <w:rFonts w:ascii="Wingdings" w:hAnsi="Wingdings" w:hint="default"/>
      </w:rPr>
    </w:lvl>
  </w:abstractNum>
  <w:abstractNum w:abstractNumId="10" w15:restartNumberingAfterBreak="0">
    <w:nsid w:val="1654507C"/>
    <w:multiLevelType w:val="hybridMultilevel"/>
    <w:tmpl w:val="E5C2C646"/>
    <w:lvl w:ilvl="0" w:tplc="9E209D9E">
      <w:start w:val="3"/>
      <w:numFmt w:val="bullet"/>
      <w:lvlText w:val=""/>
      <w:lvlJc w:val="left"/>
      <w:pPr>
        <w:ind w:left="720" w:hanging="360"/>
      </w:pPr>
      <w:rPr>
        <w:rFonts w:ascii="Wingdings" w:eastAsia="Times New Roman" w:hAnsi="Wingdings" w:cs="Times New Roman" w:hint="default"/>
      </w:rPr>
    </w:lvl>
    <w:lvl w:ilvl="1" w:tplc="4666341A" w:tentative="1">
      <w:start w:val="1"/>
      <w:numFmt w:val="bullet"/>
      <w:lvlText w:val="o"/>
      <w:lvlJc w:val="left"/>
      <w:pPr>
        <w:ind w:left="1440" w:hanging="360"/>
      </w:pPr>
      <w:rPr>
        <w:rFonts w:ascii="Courier New" w:hAnsi="Courier New" w:cs="Courier New" w:hint="default"/>
      </w:rPr>
    </w:lvl>
    <w:lvl w:ilvl="2" w:tplc="41D01A2E" w:tentative="1">
      <w:start w:val="1"/>
      <w:numFmt w:val="bullet"/>
      <w:lvlText w:val=""/>
      <w:lvlJc w:val="left"/>
      <w:pPr>
        <w:ind w:left="2160" w:hanging="360"/>
      </w:pPr>
      <w:rPr>
        <w:rFonts w:ascii="Wingdings" w:hAnsi="Wingdings" w:hint="default"/>
      </w:rPr>
    </w:lvl>
    <w:lvl w:ilvl="3" w:tplc="C48CBD74" w:tentative="1">
      <w:start w:val="1"/>
      <w:numFmt w:val="bullet"/>
      <w:lvlText w:val=""/>
      <w:lvlJc w:val="left"/>
      <w:pPr>
        <w:ind w:left="2880" w:hanging="360"/>
      </w:pPr>
      <w:rPr>
        <w:rFonts w:ascii="Symbol" w:hAnsi="Symbol" w:hint="default"/>
      </w:rPr>
    </w:lvl>
    <w:lvl w:ilvl="4" w:tplc="7A827488" w:tentative="1">
      <w:start w:val="1"/>
      <w:numFmt w:val="bullet"/>
      <w:lvlText w:val="o"/>
      <w:lvlJc w:val="left"/>
      <w:pPr>
        <w:ind w:left="3600" w:hanging="360"/>
      </w:pPr>
      <w:rPr>
        <w:rFonts w:ascii="Courier New" w:hAnsi="Courier New" w:cs="Courier New" w:hint="default"/>
      </w:rPr>
    </w:lvl>
    <w:lvl w:ilvl="5" w:tplc="ED08D498" w:tentative="1">
      <w:start w:val="1"/>
      <w:numFmt w:val="bullet"/>
      <w:lvlText w:val=""/>
      <w:lvlJc w:val="left"/>
      <w:pPr>
        <w:ind w:left="4320" w:hanging="360"/>
      </w:pPr>
      <w:rPr>
        <w:rFonts w:ascii="Wingdings" w:hAnsi="Wingdings" w:hint="default"/>
      </w:rPr>
    </w:lvl>
    <w:lvl w:ilvl="6" w:tplc="77E40B1E" w:tentative="1">
      <w:start w:val="1"/>
      <w:numFmt w:val="bullet"/>
      <w:lvlText w:val=""/>
      <w:lvlJc w:val="left"/>
      <w:pPr>
        <w:ind w:left="5040" w:hanging="360"/>
      </w:pPr>
      <w:rPr>
        <w:rFonts w:ascii="Symbol" w:hAnsi="Symbol" w:hint="default"/>
      </w:rPr>
    </w:lvl>
    <w:lvl w:ilvl="7" w:tplc="C1DC9C64" w:tentative="1">
      <w:start w:val="1"/>
      <w:numFmt w:val="bullet"/>
      <w:lvlText w:val="o"/>
      <w:lvlJc w:val="left"/>
      <w:pPr>
        <w:ind w:left="5760" w:hanging="360"/>
      </w:pPr>
      <w:rPr>
        <w:rFonts w:ascii="Courier New" w:hAnsi="Courier New" w:cs="Courier New" w:hint="default"/>
      </w:rPr>
    </w:lvl>
    <w:lvl w:ilvl="8" w:tplc="341A180C" w:tentative="1">
      <w:start w:val="1"/>
      <w:numFmt w:val="bullet"/>
      <w:lvlText w:val=""/>
      <w:lvlJc w:val="left"/>
      <w:pPr>
        <w:ind w:left="6480" w:hanging="360"/>
      </w:pPr>
      <w:rPr>
        <w:rFonts w:ascii="Wingdings" w:hAnsi="Wingdings" w:hint="default"/>
      </w:rPr>
    </w:lvl>
  </w:abstractNum>
  <w:abstractNum w:abstractNumId="11" w15:restartNumberingAfterBreak="0">
    <w:nsid w:val="16F02898"/>
    <w:multiLevelType w:val="hybridMultilevel"/>
    <w:tmpl w:val="2B8CDF48"/>
    <w:lvl w:ilvl="0" w:tplc="56741BF4">
      <w:start w:val="3"/>
      <w:numFmt w:val="bullet"/>
      <w:lvlText w:val=""/>
      <w:lvlJc w:val="left"/>
      <w:pPr>
        <w:ind w:left="1287" w:hanging="360"/>
      </w:pPr>
      <w:rPr>
        <w:rFonts w:ascii="Wingdings" w:eastAsia="Times New Roman" w:hAnsi="Wingdings" w:cs="Times New Roman" w:hint="default"/>
      </w:rPr>
    </w:lvl>
    <w:lvl w:ilvl="1" w:tplc="D4E61262" w:tentative="1">
      <w:start w:val="1"/>
      <w:numFmt w:val="bullet"/>
      <w:lvlText w:val="o"/>
      <w:lvlJc w:val="left"/>
      <w:pPr>
        <w:ind w:left="2007" w:hanging="360"/>
      </w:pPr>
      <w:rPr>
        <w:rFonts w:ascii="Courier New" w:hAnsi="Courier New" w:cs="Courier New" w:hint="default"/>
      </w:rPr>
    </w:lvl>
    <w:lvl w:ilvl="2" w:tplc="A888D23E" w:tentative="1">
      <w:start w:val="1"/>
      <w:numFmt w:val="bullet"/>
      <w:lvlText w:val=""/>
      <w:lvlJc w:val="left"/>
      <w:pPr>
        <w:ind w:left="2727" w:hanging="360"/>
      </w:pPr>
      <w:rPr>
        <w:rFonts w:ascii="Wingdings" w:hAnsi="Wingdings" w:hint="default"/>
      </w:rPr>
    </w:lvl>
    <w:lvl w:ilvl="3" w:tplc="43F46264" w:tentative="1">
      <w:start w:val="1"/>
      <w:numFmt w:val="bullet"/>
      <w:lvlText w:val=""/>
      <w:lvlJc w:val="left"/>
      <w:pPr>
        <w:ind w:left="3447" w:hanging="360"/>
      </w:pPr>
      <w:rPr>
        <w:rFonts w:ascii="Symbol" w:hAnsi="Symbol" w:hint="default"/>
      </w:rPr>
    </w:lvl>
    <w:lvl w:ilvl="4" w:tplc="21AE7FCA" w:tentative="1">
      <w:start w:val="1"/>
      <w:numFmt w:val="bullet"/>
      <w:lvlText w:val="o"/>
      <w:lvlJc w:val="left"/>
      <w:pPr>
        <w:ind w:left="4167" w:hanging="360"/>
      </w:pPr>
      <w:rPr>
        <w:rFonts w:ascii="Courier New" w:hAnsi="Courier New" w:cs="Courier New" w:hint="default"/>
      </w:rPr>
    </w:lvl>
    <w:lvl w:ilvl="5" w:tplc="D8B409BC" w:tentative="1">
      <w:start w:val="1"/>
      <w:numFmt w:val="bullet"/>
      <w:lvlText w:val=""/>
      <w:lvlJc w:val="left"/>
      <w:pPr>
        <w:ind w:left="4887" w:hanging="360"/>
      </w:pPr>
      <w:rPr>
        <w:rFonts w:ascii="Wingdings" w:hAnsi="Wingdings" w:hint="default"/>
      </w:rPr>
    </w:lvl>
    <w:lvl w:ilvl="6" w:tplc="D07E01CE" w:tentative="1">
      <w:start w:val="1"/>
      <w:numFmt w:val="bullet"/>
      <w:lvlText w:val=""/>
      <w:lvlJc w:val="left"/>
      <w:pPr>
        <w:ind w:left="5607" w:hanging="360"/>
      </w:pPr>
      <w:rPr>
        <w:rFonts w:ascii="Symbol" w:hAnsi="Symbol" w:hint="default"/>
      </w:rPr>
    </w:lvl>
    <w:lvl w:ilvl="7" w:tplc="B37C11EA" w:tentative="1">
      <w:start w:val="1"/>
      <w:numFmt w:val="bullet"/>
      <w:lvlText w:val="o"/>
      <w:lvlJc w:val="left"/>
      <w:pPr>
        <w:ind w:left="6327" w:hanging="360"/>
      </w:pPr>
      <w:rPr>
        <w:rFonts w:ascii="Courier New" w:hAnsi="Courier New" w:cs="Courier New" w:hint="default"/>
      </w:rPr>
    </w:lvl>
    <w:lvl w:ilvl="8" w:tplc="B39AA01A" w:tentative="1">
      <w:start w:val="1"/>
      <w:numFmt w:val="bullet"/>
      <w:lvlText w:val=""/>
      <w:lvlJc w:val="left"/>
      <w:pPr>
        <w:ind w:left="7047" w:hanging="360"/>
      </w:pPr>
      <w:rPr>
        <w:rFonts w:ascii="Wingdings" w:hAnsi="Wingdings" w:hint="default"/>
      </w:rPr>
    </w:lvl>
  </w:abstractNum>
  <w:abstractNum w:abstractNumId="12" w15:restartNumberingAfterBreak="0">
    <w:nsid w:val="17D16980"/>
    <w:multiLevelType w:val="hybridMultilevel"/>
    <w:tmpl w:val="35462570"/>
    <w:lvl w:ilvl="0" w:tplc="97DEBEBC">
      <w:start w:val="1"/>
      <w:numFmt w:val="bullet"/>
      <w:lvlText w:val=""/>
      <w:lvlJc w:val="left"/>
      <w:pPr>
        <w:ind w:left="1287" w:hanging="360"/>
      </w:pPr>
      <w:rPr>
        <w:rFonts w:ascii="Symbol" w:hAnsi="Symbol" w:hint="default"/>
        <w:sz w:val="22"/>
        <w:szCs w:val="22"/>
      </w:rPr>
    </w:lvl>
    <w:lvl w:ilvl="1" w:tplc="AC1AF0E4">
      <w:numFmt w:val="bullet"/>
      <w:lvlText w:val="-"/>
      <w:lvlJc w:val="left"/>
      <w:pPr>
        <w:ind w:left="2007" w:hanging="360"/>
      </w:pPr>
      <w:rPr>
        <w:rFonts w:ascii="Arial" w:eastAsia="Times New Roman" w:hAnsi="Arial" w:cs="Arial" w:hint="default"/>
      </w:rPr>
    </w:lvl>
    <w:lvl w:ilvl="2" w:tplc="176035A4">
      <w:start w:val="2"/>
      <w:numFmt w:val="bullet"/>
      <w:lvlText w:val=""/>
      <w:lvlJc w:val="left"/>
      <w:pPr>
        <w:ind w:left="2727" w:hanging="360"/>
      </w:pPr>
      <w:rPr>
        <w:rFonts w:ascii="Wingdings" w:eastAsia="Times New Roman" w:hAnsi="Wingdings" w:cs="Arial" w:hint="default"/>
      </w:rPr>
    </w:lvl>
    <w:lvl w:ilvl="3" w:tplc="4C7218D4" w:tentative="1">
      <w:start w:val="1"/>
      <w:numFmt w:val="bullet"/>
      <w:lvlText w:val=""/>
      <w:lvlJc w:val="left"/>
      <w:pPr>
        <w:ind w:left="3447" w:hanging="360"/>
      </w:pPr>
      <w:rPr>
        <w:rFonts w:ascii="Symbol" w:hAnsi="Symbol" w:hint="default"/>
      </w:rPr>
    </w:lvl>
    <w:lvl w:ilvl="4" w:tplc="C27461AC" w:tentative="1">
      <w:start w:val="1"/>
      <w:numFmt w:val="bullet"/>
      <w:lvlText w:val="o"/>
      <w:lvlJc w:val="left"/>
      <w:pPr>
        <w:ind w:left="4167" w:hanging="360"/>
      </w:pPr>
      <w:rPr>
        <w:rFonts w:ascii="Courier New" w:hAnsi="Courier New" w:cs="Courier New" w:hint="default"/>
      </w:rPr>
    </w:lvl>
    <w:lvl w:ilvl="5" w:tplc="657C9D34" w:tentative="1">
      <w:start w:val="1"/>
      <w:numFmt w:val="bullet"/>
      <w:lvlText w:val=""/>
      <w:lvlJc w:val="left"/>
      <w:pPr>
        <w:ind w:left="4887" w:hanging="360"/>
      </w:pPr>
      <w:rPr>
        <w:rFonts w:ascii="Wingdings" w:hAnsi="Wingdings" w:hint="default"/>
      </w:rPr>
    </w:lvl>
    <w:lvl w:ilvl="6" w:tplc="606A30CE" w:tentative="1">
      <w:start w:val="1"/>
      <w:numFmt w:val="bullet"/>
      <w:lvlText w:val=""/>
      <w:lvlJc w:val="left"/>
      <w:pPr>
        <w:ind w:left="5607" w:hanging="360"/>
      </w:pPr>
      <w:rPr>
        <w:rFonts w:ascii="Symbol" w:hAnsi="Symbol" w:hint="default"/>
      </w:rPr>
    </w:lvl>
    <w:lvl w:ilvl="7" w:tplc="BF804ADE" w:tentative="1">
      <w:start w:val="1"/>
      <w:numFmt w:val="bullet"/>
      <w:lvlText w:val="o"/>
      <w:lvlJc w:val="left"/>
      <w:pPr>
        <w:ind w:left="6327" w:hanging="360"/>
      </w:pPr>
      <w:rPr>
        <w:rFonts w:ascii="Courier New" w:hAnsi="Courier New" w:cs="Courier New" w:hint="default"/>
      </w:rPr>
    </w:lvl>
    <w:lvl w:ilvl="8" w:tplc="944A7F76" w:tentative="1">
      <w:start w:val="1"/>
      <w:numFmt w:val="bullet"/>
      <w:lvlText w:val=""/>
      <w:lvlJc w:val="left"/>
      <w:pPr>
        <w:ind w:left="7047" w:hanging="360"/>
      </w:pPr>
      <w:rPr>
        <w:rFonts w:ascii="Wingdings" w:hAnsi="Wingdings" w:hint="default"/>
      </w:rPr>
    </w:lvl>
  </w:abstractNum>
  <w:abstractNum w:abstractNumId="13" w15:restartNumberingAfterBreak="0">
    <w:nsid w:val="2034355D"/>
    <w:multiLevelType w:val="hybridMultilevel"/>
    <w:tmpl w:val="2B60685C"/>
    <w:lvl w:ilvl="0" w:tplc="DC02D472">
      <w:numFmt w:val="bullet"/>
      <w:lvlText w:val="-"/>
      <w:lvlJc w:val="left"/>
      <w:pPr>
        <w:ind w:left="1003" w:hanging="360"/>
      </w:pPr>
      <w:rPr>
        <w:rFonts w:ascii="Times New Roman" w:eastAsia="Times New Roman" w:hAnsi="Times New Roman" w:cs="Times New Roman" w:hint="default"/>
      </w:rPr>
    </w:lvl>
    <w:lvl w:ilvl="1" w:tplc="96108D5E" w:tentative="1">
      <w:start w:val="1"/>
      <w:numFmt w:val="bullet"/>
      <w:lvlText w:val="o"/>
      <w:lvlJc w:val="left"/>
      <w:pPr>
        <w:ind w:left="1723" w:hanging="360"/>
      </w:pPr>
      <w:rPr>
        <w:rFonts w:ascii="Courier New" w:hAnsi="Courier New" w:cs="Courier New" w:hint="default"/>
      </w:rPr>
    </w:lvl>
    <w:lvl w:ilvl="2" w:tplc="E7484CFA" w:tentative="1">
      <w:start w:val="1"/>
      <w:numFmt w:val="bullet"/>
      <w:lvlText w:val=""/>
      <w:lvlJc w:val="left"/>
      <w:pPr>
        <w:ind w:left="2443" w:hanging="360"/>
      </w:pPr>
      <w:rPr>
        <w:rFonts w:ascii="Wingdings" w:hAnsi="Wingdings" w:hint="default"/>
      </w:rPr>
    </w:lvl>
    <w:lvl w:ilvl="3" w:tplc="65B8A740" w:tentative="1">
      <w:start w:val="1"/>
      <w:numFmt w:val="bullet"/>
      <w:lvlText w:val=""/>
      <w:lvlJc w:val="left"/>
      <w:pPr>
        <w:ind w:left="3163" w:hanging="360"/>
      </w:pPr>
      <w:rPr>
        <w:rFonts w:ascii="Symbol" w:hAnsi="Symbol" w:hint="default"/>
      </w:rPr>
    </w:lvl>
    <w:lvl w:ilvl="4" w:tplc="CAD003CC" w:tentative="1">
      <w:start w:val="1"/>
      <w:numFmt w:val="bullet"/>
      <w:lvlText w:val="o"/>
      <w:lvlJc w:val="left"/>
      <w:pPr>
        <w:ind w:left="3883" w:hanging="360"/>
      </w:pPr>
      <w:rPr>
        <w:rFonts w:ascii="Courier New" w:hAnsi="Courier New" w:cs="Courier New" w:hint="default"/>
      </w:rPr>
    </w:lvl>
    <w:lvl w:ilvl="5" w:tplc="089A741C" w:tentative="1">
      <w:start w:val="1"/>
      <w:numFmt w:val="bullet"/>
      <w:lvlText w:val=""/>
      <w:lvlJc w:val="left"/>
      <w:pPr>
        <w:ind w:left="4603" w:hanging="360"/>
      </w:pPr>
      <w:rPr>
        <w:rFonts w:ascii="Wingdings" w:hAnsi="Wingdings" w:hint="default"/>
      </w:rPr>
    </w:lvl>
    <w:lvl w:ilvl="6" w:tplc="C9EA930A" w:tentative="1">
      <w:start w:val="1"/>
      <w:numFmt w:val="bullet"/>
      <w:lvlText w:val=""/>
      <w:lvlJc w:val="left"/>
      <w:pPr>
        <w:ind w:left="5323" w:hanging="360"/>
      </w:pPr>
      <w:rPr>
        <w:rFonts w:ascii="Symbol" w:hAnsi="Symbol" w:hint="default"/>
      </w:rPr>
    </w:lvl>
    <w:lvl w:ilvl="7" w:tplc="640ED8A6" w:tentative="1">
      <w:start w:val="1"/>
      <w:numFmt w:val="bullet"/>
      <w:lvlText w:val="o"/>
      <w:lvlJc w:val="left"/>
      <w:pPr>
        <w:ind w:left="6043" w:hanging="360"/>
      </w:pPr>
      <w:rPr>
        <w:rFonts w:ascii="Courier New" w:hAnsi="Courier New" w:cs="Courier New" w:hint="default"/>
      </w:rPr>
    </w:lvl>
    <w:lvl w:ilvl="8" w:tplc="FBA23F3A" w:tentative="1">
      <w:start w:val="1"/>
      <w:numFmt w:val="bullet"/>
      <w:lvlText w:val=""/>
      <w:lvlJc w:val="left"/>
      <w:pPr>
        <w:ind w:left="6763" w:hanging="360"/>
      </w:pPr>
      <w:rPr>
        <w:rFonts w:ascii="Wingdings" w:hAnsi="Wingdings" w:hint="default"/>
      </w:rPr>
    </w:lvl>
  </w:abstractNum>
  <w:abstractNum w:abstractNumId="14" w15:restartNumberingAfterBreak="0">
    <w:nsid w:val="243379C4"/>
    <w:multiLevelType w:val="hybridMultilevel"/>
    <w:tmpl w:val="20B04DD4"/>
    <w:lvl w:ilvl="0" w:tplc="D65AB6DA">
      <w:numFmt w:val="bullet"/>
      <w:lvlText w:val="-"/>
      <w:lvlJc w:val="left"/>
      <w:pPr>
        <w:ind w:left="2356" w:hanging="360"/>
      </w:pPr>
      <w:rPr>
        <w:rFonts w:ascii="Times New Roman" w:eastAsia="Times New Roman" w:hAnsi="Times New Roman" w:cs="Times New Roman" w:hint="default"/>
      </w:rPr>
    </w:lvl>
    <w:lvl w:ilvl="1" w:tplc="484E58E8">
      <w:start w:val="1"/>
      <w:numFmt w:val="bullet"/>
      <w:lvlText w:val="o"/>
      <w:lvlJc w:val="left"/>
      <w:pPr>
        <w:ind w:left="3076" w:hanging="360"/>
      </w:pPr>
      <w:rPr>
        <w:rFonts w:ascii="Courier New" w:hAnsi="Courier New" w:cs="Courier New" w:hint="default"/>
      </w:rPr>
    </w:lvl>
    <w:lvl w:ilvl="2" w:tplc="3FF880F6" w:tentative="1">
      <w:start w:val="1"/>
      <w:numFmt w:val="bullet"/>
      <w:lvlText w:val=""/>
      <w:lvlJc w:val="left"/>
      <w:pPr>
        <w:ind w:left="3796" w:hanging="360"/>
      </w:pPr>
      <w:rPr>
        <w:rFonts w:ascii="Wingdings" w:hAnsi="Wingdings" w:hint="default"/>
      </w:rPr>
    </w:lvl>
    <w:lvl w:ilvl="3" w:tplc="C28E7AD6" w:tentative="1">
      <w:start w:val="1"/>
      <w:numFmt w:val="bullet"/>
      <w:lvlText w:val=""/>
      <w:lvlJc w:val="left"/>
      <w:pPr>
        <w:ind w:left="4516" w:hanging="360"/>
      </w:pPr>
      <w:rPr>
        <w:rFonts w:ascii="Symbol" w:hAnsi="Symbol" w:hint="default"/>
      </w:rPr>
    </w:lvl>
    <w:lvl w:ilvl="4" w:tplc="ED5EB7C2" w:tentative="1">
      <w:start w:val="1"/>
      <w:numFmt w:val="bullet"/>
      <w:lvlText w:val="o"/>
      <w:lvlJc w:val="left"/>
      <w:pPr>
        <w:ind w:left="5236" w:hanging="360"/>
      </w:pPr>
      <w:rPr>
        <w:rFonts w:ascii="Courier New" w:hAnsi="Courier New" w:cs="Courier New" w:hint="default"/>
      </w:rPr>
    </w:lvl>
    <w:lvl w:ilvl="5" w:tplc="07EC2F3E" w:tentative="1">
      <w:start w:val="1"/>
      <w:numFmt w:val="bullet"/>
      <w:lvlText w:val=""/>
      <w:lvlJc w:val="left"/>
      <w:pPr>
        <w:ind w:left="5956" w:hanging="360"/>
      </w:pPr>
      <w:rPr>
        <w:rFonts w:ascii="Wingdings" w:hAnsi="Wingdings" w:hint="default"/>
      </w:rPr>
    </w:lvl>
    <w:lvl w:ilvl="6" w:tplc="CC24FA66" w:tentative="1">
      <w:start w:val="1"/>
      <w:numFmt w:val="bullet"/>
      <w:lvlText w:val=""/>
      <w:lvlJc w:val="left"/>
      <w:pPr>
        <w:ind w:left="6676" w:hanging="360"/>
      </w:pPr>
      <w:rPr>
        <w:rFonts w:ascii="Symbol" w:hAnsi="Symbol" w:hint="default"/>
      </w:rPr>
    </w:lvl>
    <w:lvl w:ilvl="7" w:tplc="C44408DE" w:tentative="1">
      <w:start w:val="1"/>
      <w:numFmt w:val="bullet"/>
      <w:lvlText w:val="o"/>
      <w:lvlJc w:val="left"/>
      <w:pPr>
        <w:ind w:left="7396" w:hanging="360"/>
      </w:pPr>
      <w:rPr>
        <w:rFonts w:ascii="Courier New" w:hAnsi="Courier New" w:cs="Courier New" w:hint="default"/>
      </w:rPr>
    </w:lvl>
    <w:lvl w:ilvl="8" w:tplc="7B781910" w:tentative="1">
      <w:start w:val="1"/>
      <w:numFmt w:val="bullet"/>
      <w:lvlText w:val=""/>
      <w:lvlJc w:val="left"/>
      <w:pPr>
        <w:ind w:left="8116" w:hanging="360"/>
      </w:pPr>
      <w:rPr>
        <w:rFonts w:ascii="Wingdings" w:hAnsi="Wingdings" w:hint="default"/>
      </w:rPr>
    </w:lvl>
  </w:abstractNum>
  <w:abstractNum w:abstractNumId="15" w15:restartNumberingAfterBreak="0">
    <w:nsid w:val="248259F9"/>
    <w:multiLevelType w:val="multilevel"/>
    <w:tmpl w:val="C4CC51A4"/>
    <w:lvl w:ilvl="0">
      <w:start w:val="4"/>
      <w:numFmt w:val="decimal"/>
      <w:lvlText w:val="%1."/>
      <w:lvlJc w:val="left"/>
      <w:pPr>
        <w:ind w:left="720" w:hanging="360"/>
      </w:pPr>
      <w:rPr>
        <w:rFonts w:ascii="Arial" w:hAnsi="Arial" w:cs="Arial" w:hint="default"/>
        <w:sz w:val="32"/>
      </w:rPr>
    </w:lvl>
    <w:lvl w:ilvl="1">
      <w:start w:val="1"/>
      <w:numFmt w:val="decimal"/>
      <w:isLgl/>
      <w:lvlText w:val="%1.%2"/>
      <w:lvlJc w:val="left"/>
      <w:pPr>
        <w:ind w:left="1641" w:hanging="540"/>
      </w:pPr>
      <w:rPr>
        <w:rFonts w:hint="default"/>
        <w:b/>
        <w:color w:val="auto"/>
        <w:sz w:val="24"/>
        <w:szCs w:val="24"/>
      </w:rPr>
    </w:lvl>
    <w:lvl w:ilvl="2">
      <w:start w:val="1"/>
      <w:numFmt w:val="decimal"/>
      <w:isLgl/>
      <w:lvlText w:val="%1.%2.%3"/>
      <w:lvlJc w:val="left"/>
      <w:pPr>
        <w:ind w:left="2562" w:hanging="720"/>
      </w:pPr>
      <w:rPr>
        <w:rFonts w:hint="default"/>
        <w:i w:val="0"/>
      </w:rPr>
    </w:lvl>
    <w:lvl w:ilvl="3">
      <w:start w:val="1"/>
      <w:numFmt w:val="decimal"/>
      <w:isLgl/>
      <w:lvlText w:val="%1.%2.%3.%4"/>
      <w:lvlJc w:val="left"/>
      <w:pPr>
        <w:ind w:left="3303" w:hanging="720"/>
      </w:pPr>
      <w:rPr>
        <w:rFonts w:hint="default"/>
      </w:rPr>
    </w:lvl>
    <w:lvl w:ilvl="4">
      <w:start w:val="1"/>
      <w:numFmt w:val="decimal"/>
      <w:isLgl/>
      <w:lvlText w:val="%1.%2.%3.%4.%5"/>
      <w:lvlJc w:val="left"/>
      <w:pPr>
        <w:ind w:left="4404" w:hanging="1080"/>
      </w:pPr>
      <w:rPr>
        <w:rFonts w:hint="default"/>
      </w:rPr>
    </w:lvl>
    <w:lvl w:ilvl="5">
      <w:start w:val="1"/>
      <w:numFmt w:val="decimal"/>
      <w:isLgl/>
      <w:lvlText w:val="%1.%2.%3.%4.%5.%6"/>
      <w:lvlJc w:val="left"/>
      <w:pPr>
        <w:ind w:left="5145" w:hanging="1080"/>
      </w:pPr>
      <w:rPr>
        <w:rFonts w:hint="default"/>
      </w:rPr>
    </w:lvl>
    <w:lvl w:ilvl="6">
      <w:start w:val="1"/>
      <w:numFmt w:val="decimal"/>
      <w:isLgl/>
      <w:lvlText w:val="%1.%2.%3.%4.%5.%6.%7"/>
      <w:lvlJc w:val="left"/>
      <w:pPr>
        <w:ind w:left="6246" w:hanging="1440"/>
      </w:pPr>
      <w:rPr>
        <w:rFonts w:hint="default"/>
      </w:rPr>
    </w:lvl>
    <w:lvl w:ilvl="7">
      <w:start w:val="1"/>
      <w:numFmt w:val="decimal"/>
      <w:isLgl/>
      <w:lvlText w:val="%1.%2.%3.%4.%5.%6.%7.%8"/>
      <w:lvlJc w:val="left"/>
      <w:pPr>
        <w:ind w:left="6987" w:hanging="1440"/>
      </w:pPr>
      <w:rPr>
        <w:rFonts w:hint="default"/>
      </w:rPr>
    </w:lvl>
    <w:lvl w:ilvl="8">
      <w:start w:val="1"/>
      <w:numFmt w:val="decimal"/>
      <w:isLgl/>
      <w:lvlText w:val="%1.%2.%3.%4.%5.%6.%7.%8.%9"/>
      <w:lvlJc w:val="left"/>
      <w:pPr>
        <w:ind w:left="8088" w:hanging="1800"/>
      </w:pPr>
      <w:rPr>
        <w:rFonts w:hint="default"/>
      </w:rPr>
    </w:lvl>
  </w:abstractNum>
  <w:abstractNum w:abstractNumId="16" w15:restartNumberingAfterBreak="0">
    <w:nsid w:val="25E039EC"/>
    <w:multiLevelType w:val="multilevel"/>
    <w:tmpl w:val="E1040028"/>
    <w:lvl w:ilvl="0">
      <w:start w:val="1"/>
      <w:numFmt w:val="decimal"/>
      <w:lvlText w:val="%1."/>
      <w:lvlJc w:val="left"/>
      <w:pPr>
        <w:ind w:left="720" w:hanging="360"/>
      </w:pPr>
      <w:rPr>
        <w:rFonts w:ascii="Arial" w:hAnsi="Arial" w:cs="Arial" w:hint="default"/>
        <w:sz w:val="32"/>
      </w:rPr>
    </w:lvl>
    <w:lvl w:ilvl="1">
      <w:start w:val="2"/>
      <w:numFmt w:val="decimal"/>
      <w:isLgl/>
      <w:lvlText w:val="%1.%2"/>
      <w:lvlJc w:val="left"/>
      <w:pPr>
        <w:ind w:left="1641" w:hanging="540"/>
      </w:pPr>
      <w:rPr>
        <w:rFonts w:hint="default"/>
      </w:rPr>
    </w:lvl>
    <w:lvl w:ilvl="2">
      <w:start w:val="1"/>
      <w:numFmt w:val="decimal"/>
      <w:isLgl/>
      <w:lvlText w:val="%1.%2.%3"/>
      <w:lvlJc w:val="left"/>
      <w:pPr>
        <w:ind w:left="2562" w:hanging="720"/>
      </w:pPr>
      <w:rPr>
        <w:rFonts w:hint="default"/>
        <w:i w:val="0"/>
      </w:rPr>
    </w:lvl>
    <w:lvl w:ilvl="3">
      <w:start w:val="1"/>
      <w:numFmt w:val="decimal"/>
      <w:isLgl/>
      <w:lvlText w:val="%1.%2.%3.%4"/>
      <w:lvlJc w:val="left"/>
      <w:pPr>
        <w:ind w:left="3303" w:hanging="720"/>
      </w:pPr>
      <w:rPr>
        <w:rFonts w:hint="default"/>
      </w:rPr>
    </w:lvl>
    <w:lvl w:ilvl="4">
      <w:start w:val="1"/>
      <w:numFmt w:val="decimal"/>
      <w:isLgl/>
      <w:lvlText w:val="%1.%2.%3.%4.%5"/>
      <w:lvlJc w:val="left"/>
      <w:pPr>
        <w:ind w:left="4404" w:hanging="1080"/>
      </w:pPr>
      <w:rPr>
        <w:rFonts w:hint="default"/>
      </w:rPr>
    </w:lvl>
    <w:lvl w:ilvl="5">
      <w:start w:val="1"/>
      <w:numFmt w:val="decimal"/>
      <w:isLgl/>
      <w:lvlText w:val="%1.%2.%3.%4.%5.%6"/>
      <w:lvlJc w:val="left"/>
      <w:pPr>
        <w:ind w:left="5145" w:hanging="1080"/>
      </w:pPr>
      <w:rPr>
        <w:rFonts w:hint="default"/>
      </w:rPr>
    </w:lvl>
    <w:lvl w:ilvl="6">
      <w:start w:val="1"/>
      <w:numFmt w:val="decimal"/>
      <w:isLgl/>
      <w:lvlText w:val="%1.%2.%3.%4.%5.%6.%7"/>
      <w:lvlJc w:val="left"/>
      <w:pPr>
        <w:ind w:left="6246" w:hanging="1440"/>
      </w:pPr>
      <w:rPr>
        <w:rFonts w:hint="default"/>
      </w:rPr>
    </w:lvl>
    <w:lvl w:ilvl="7">
      <w:start w:val="1"/>
      <w:numFmt w:val="decimal"/>
      <w:isLgl/>
      <w:lvlText w:val="%1.%2.%3.%4.%5.%6.%7.%8"/>
      <w:lvlJc w:val="left"/>
      <w:pPr>
        <w:ind w:left="6987" w:hanging="1440"/>
      </w:pPr>
      <w:rPr>
        <w:rFonts w:hint="default"/>
      </w:rPr>
    </w:lvl>
    <w:lvl w:ilvl="8">
      <w:start w:val="1"/>
      <w:numFmt w:val="decimal"/>
      <w:isLgl/>
      <w:lvlText w:val="%1.%2.%3.%4.%5.%6.%7.%8.%9"/>
      <w:lvlJc w:val="left"/>
      <w:pPr>
        <w:ind w:left="8088" w:hanging="1800"/>
      </w:pPr>
      <w:rPr>
        <w:rFonts w:hint="default"/>
      </w:rPr>
    </w:lvl>
  </w:abstractNum>
  <w:abstractNum w:abstractNumId="17" w15:restartNumberingAfterBreak="0">
    <w:nsid w:val="26497344"/>
    <w:multiLevelType w:val="hybridMultilevel"/>
    <w:tmpl w:val="30CC82DC"/>
    <w:lvl w:ilvl="0" w:tplc="CE0406FA">
      <w:start w:val="3"/>
      <w:numFmt w:val="bullet"/>
      <w:lvlText w:val=""/>
      <w:lvlJc w:val="left"/>
      <w:pPr>
        <w:ind w:left="786" w:hanging="360"/>
      </w:pPr>
      <w:rPr>
        <w:rFonts w:ascii="Wingdings" w:eastAsia="Times New Roman" w:hAnsi="Wingdings" w:cs="Times New Roman" w:hint="default"/>
      </w:rPr>
    </w:lvl>
    <w:lvl w:ilvl="1" w:tplc="16E83024" w:tentative="1">
      <w:start w:val="1"/>
      <w:numFmt w:val="bullet"/>
      <w:lvlText w:val="o"/>
      <w:lvlJc w:val="left"/>
      <w:pPr>
        <w:ind w:left="1506" w:hanging="360"/>
      </w:pPr>
      <w:rPr>
        <w:rFonts w:ascii="Courier New" w:hAnsi="Courier New" w:cs="Courier New" w:hint="default"/>
      </w:rPr>
    </w:lvl>
    <w:lvl w:ilvl="2" w:tplc="517C8326" w:tentative="1">
      <w:start w:val="1"/>
      <w:numFmt w:val="bullet"/>
      <w:lvlText w:val=""/>
      <w:lvlJc w:val="left"/>
      <w:pPr>
        <w:ind w:left="2226" w:hanging="360"/>
      </w:pPr>
      <w:rPr>
        <w:rFonts w:ascii="Wingdings" w:hAnsi="Wingdings" w:hint="default"/>
      </w:rPr>
    </w:lvl>
    <w:lvl w:ilvl="3" w:tplc="DA7C5346" w:tentative="1">
      <w:start w:val="1"/>
      <w:numFmt w:val="bullet"/>
      <w:lvlText w:val=""/>
      <w:lvlJc w:val="left"/>
      <w:pPr>
        <w:ind w:left="2946" w:hanging="360"/>
      </w:pPr>
      <w:rPr>
        <w:rFonts w:ascii="Symbol" w:hAnsi="Symbol" w:hint="default"/>
      </w:rPr>
    </w:lvl>
    <w:lvl w:ilvl="4" w:tplc="188AD382" w:tentative="1">
      <w:start w:val="1"/>
      <w:numFmt w:val="bullet"/>
      <w:lvlText w:val="o"/>
      <w:lvlJc w:val="left"/>
      <w:pPr>
        <w:ind w:left="3666" w:hanging="360"/>
      </w:pPr>
      <w:rPr>
        <w:rFonts w:ascii="Courier New" w:hAnsi="Courier New" w:cs="Courier New" w:hint="default"/>
      </w:rPr>
    </w:lvl>
    <w:lvl w:ilvl="5" w:tplc="B0227F54" w:tentative="1">
      <w:start w:val="1"/>
      <w:numFmt w:val="bullet"/>
      <w:lvlText w:val=""/>
      <w:lvlJc w:val="left"/>
      <w:pPr>
        <w:ind w:left="4386" w:hanging="360"/>
      </w:pPr>
      <w:rPr>
        <w:rFonts w:ascii="Wingdings" w:hAnsi="Wingdings" w:hint="default"/>
      </w:rPr>
    </w:lvl>
    <w:lvl w:ilvl="6" w:tplc="5E3EE69C" w:tentative="1">
      <w:start w:val="1"/>
      <w:numFmt w:val="bullet"/>
      <w:lvlText w:val=""/>
      <w:lvlJc w:val="left"/>
      <w:pPr>
        <w:ind w:left="5106" w:hanging="360"/>
      </w:pPr>
      <w:rPr>
        <w:rFonts w:ascii="Symbol" w:hAnsi="Symbol" w:hint="default"/>
      </w:rPr>
    </w:lvl>
    <w:lvl w:ilvl="7" w:tplc="9DF6719E" w:tentative="1">
      <w:start w:val="1"/>
      <w:numFmt w:val="bullet"/>
      <w:lvlText w:val="o"/>
      <w:lvlJc w:val="left"/>
      <w:pPr>
        <w:ind w:left="5826" w:hanging="360"/>
      </w:pPr>
      <w:rPr>
        <w:rFonts w:ascii="Courier New" w:hAnsi="Courier New" w:cs="Courier New" w:hint="default"/>
      </w:rPr>
    </w:lvl>
    <w:lvl w:ilvl="8" w:tplc="54DE23BC" w:tentative="1">
      <w:start w:val="1"/>
      <w:numFmt w:val="bullet"/>
      <w:lvlText w:val=""/>
      <w:lvlJc w:val="left"/>
      <w:pPr>
        <w:ind w:left="6546" w:hanging="360"/>
      </w:pPr>
      <w:rPr>
        <w:rFonts w:ascii="Wingdings" w:hAnsi="Wingdings" w:hint="default"/>
      </w:rPr>
    </w:lvl>
  </w:abstractNum>
  <w:abstractNum w:abstractNumId="18" w15:restartNumberingAfterBreak="0">
    <w:nsid w:val="288367BD"/>
    <w:multiLevelType w:val="multilevel"/>
    <w:tmpl w:val="D2CEA8A8"/>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8D826FA"/>
    <w:multiLevelType w:val="hybridMultilevel"/>
    <w:tmpl w:val="1C82F6CA"/>
    <w:lvl w:ilvl="0" w:tplc="8740189E">
      <w:start w:val="1"/>
      <w:numFmt w:val="bullet"/>
      <w:lvlText w:val=""/>
      <w:lvlJc w:val="left"/>
      <w:pPr>
        <w:ind w:left="1287" w:hanging="360"/>
      </w:pPr>
      <w:rPr>
        <w:rFonts w:ascii="Wingdings" w:hAnsi="Wingdings" w:hint="default"/>
        <w:sz w:val="22"/>
        <w:szCs w:val="22"/>
      </w:rPr>
    </w:lvl>
    <w:lvl w:ilvl="1" w:tplc="C732663E">
      <w:start w:val="1"/>
      <w:numFmt w:val="bullet"/>
      <w:lvlText w:val="o"/>
      <w:lvlJc w:val="left"/>
      <w:pPr>
        <w:ind w:left="2007" w:hanging="360"/>
      </w:pPr>
      <w:rPr>
        <w:rFonts w:ascii="Courier New" w:hAnsi="Courier New" w:cs="Courier New" w:hint="default"/>
      </w:rPr>
    </w:lvl>
    <w:lvl w:ilvl="2" w:tplc="E91A4582">
      <w:start w:val="1"/>
      <w:numFmt w:val="bullet"/>
      <w:lvlText w:val=""/>
      <w:lvlJc w:val="left"/>
      <w:pPr>
        <w:ind w:left="2727" w:hanging="360"/>
      </w:pPr>
      <w:rPr>
        <w:rFonts w:ascii="Wingdings" w:hAnsi="Wingdings" w:hint="default"/>
        <w:sz w:val="22"/>
        <w:szCs w:val="22"/>
      </w:rPr>
    </w:lvl>
    <w:lvl w:ilvl="3" w:tplc="0EAAE6F8" w:tentative="1">
      <w:start w:val="1"/>
      <w:numFmt w:val="bullet"/>
      <w:lvlText w:val=""/>
      <w:lvlJc w:val="left"/>
      <w:pPr>
        <w:ind w:left="3447" w:hanging="360"/>
      </w:pPr>
      <w:rPr>
        <w:rFonts w:ascii="Symbol" w:hAnsi="Symbol" w:hint="default"/>
      </w:rPr>
    </w:lvl>
    <w:lvl w:ilvl="4" w:tplc="349A5ED2" w:tentative="1">
      <w:start w:val="1"/>
      <w:numFmt w:val="bullet"/>
      <w:lvlText w:val="o"/>
      <w:lvlJc w:val="left"/>
      <w:pPr>
        <w:ind w:left="4167" w:hanging="360"/>
      </w:pPr>
      <w:rPr>
        <w:rFonts w:ascii="Courier New" w:hAnsi="Courier New" w:cs="Courier New" w:hint="default"/>
      </w:rPr>
    </w:lvl>
    <w:lvl w:ilvl="5" w:tplc="3BA81742" w:tentative="1">
      <w:start w:val="1"/>
      <w:numFmt w:val="bullet"/>
      <w:lvlText w:val=""/>
      <w:lvlJc w:val="left"/>
      <w:pPr>
        <w:ind w:left="4887" w:hanging="360"/>
      </w:pPr>
      <w:rPr>
        <w:rFonts w:ascii="Wingdings" w:hAnsi="Wingdings" w:hint="default"/>
      </w:rPr>
    </w:lvl>
    <w:lvl w:ilvl="6" w:tplc="99A6F306" w:tentative="1">
      <w:start w:val="1"/>
      <w:numFmt w:val="bullet"/>
      <w:lvlText w:val=""/>
      <w:lvlJc w:val="left"/>
      <w:pPr>
        <w:ind w:left="5607" w:hanging="360"/>
      </w:pPr>
      <w:rPr>
        <w:rFonts w:ascii="Symbol" w:hAnsi="Symbol" w:hint="default"/>
      </w:rPr>
    </w:lvl>
    <w:lvl w:ilvl="7" w:tplc="AF6EA12C" w:tentative="1">
      <w:start w:val="1"/>
      <w:numFmt w:val="bullet"/>
      <w:lvlText w:val="o"/>
      <w:lvlJc w:val="left"/>
      <w:pPr>
        <w:ind w:left="6327" w:hanging="360"/>
      </w:pPr>
      <w:rPr>
        <w:rFonts w:ascii="Courier New" w:hAnsi="Courier New" w:cs="Courier New" w:hint="default"/>
      </w:rPr>
    </w:lvl>
    <w:lvl w:ilvl="8" w:tplc="B5B8C1E4" w:tentative="1">
      <w:start w:val="1"/>
      <w:numFmt w:val="bullet"/>
      <w:lvlText w:val=""/>
      <w:lvlJc w:val="left"/>
      <w:pPr>
        <w:ind w:left="7047" w:hanging="360"/>
      </w:pPr>
      <w:rPr>
        <w:rFonts w:ascii="Wingdings" w:hAnsi="Wingdings" w:hint="default"/>
      </w:rPr>
    </w:lvl>
  </w:abstractNum>
  <w:abstractNum w:abstractNumId="20" w15:restartNumberingAfterBreak="0">
    <w:nsid w:val="30655C7E"/>
    <w:multiLevelType w:val="hybridMultilevel"/>
    <w:tmpl w:val="C212CCAC"/>
    <w:lvl w:ilvl="0" w:tplc="D752E7F6">
      <w:numFmt w:val="bullet"/>
      <w:lvlText w:val="-"/>
      <w:lvlJc w:val="left"/>
      <w:pPr>
        <w:ind w:left="1287" w:hanging="360"/>
      </w:pPr>
      <w:rPr>
        <w:rFonts w:ascii="Times New Roman" w:eastAsia="Times New Roman" w:hAnsi="Times New Roman" w:cs="Times New Roman" w:hint="default"/>
      </w:rPr>
    </w:lvl>
    <w:lvl w:ilvl="1" w:tplc="4FCE1B88">
      <w:numFmt w:val="bullet"/>
      <w:lvlText w:val="-"/>
      <w:lvlJc w:val="left"/>
      <w:pPr>
        <w:ind w:left="2007" w:hanging="360"/>
      </w:pPr>
      <w:rPr>
        <w:rFonts w:ascii="Calibri" w:eastAsia="Calibri" w:hAnsi="Calibri" w:cs="Times New Roman" w:hint="default"/>
      </w:rPr>
    </w:lvl>
    <w:lvl w:ilvl="2" w:tplc="71AAE04C" w:tentative="1">
      <w:start w:val="1"/>
      <w:numFmt w:val="bullet"/>
      <w:lvlText w:val=""/>
      <w:lvlJc w:val="left"/>
      <w:pPr>
        <w:ind w:left="2727" w:hanging="360"/>
      </w:pPr>
      <w:rPr>
        <w:rFonts w:ascii="Wingdings" w:hAnsi="Wingdings" w:hint="default"/>
      </w:rPr>
    </w:lvl>
    <w:lvl w:ilvl="3" w:tplc="4412DBF2" w:tentative="1">
      <w:start w:val="1"/>
      <w:numFmt w:val="bullet"/>
      <w:lvlText w:val=""/>
      <w:lvlJc w:val="left"/>
      <w:pPr>
        <w:ind w:left="3447" w:hanging="360"/>
      </w:pPr>
      <w:rPr>
        <w:rFonts w:ascii="Symbol" w:hAnsi="Symbol" w:hint="default"/>
      </w:rPr>
    </w:lvl>
    <w:lvl w:ilvl="4" w:tplc="9266EB84" w:tentative="1">
      <w:start w:val="1"/>
      <w:numFmt w:val="bullet"/>
      <w:lvlText w:val="o"/>
      <w:lvlJc w:val="left"/>
      <w:pPr>
        <w:ind w:left="4167" w:hanging="360"/>
      </w:pPr>
      <w:rPr>
        <w:rFonts w:ascii="Courier New" w:hAnsi="Courier New" w:cs="Courier New" w:hint="default"/>
      </w:rPr>
    </w:lvl>
    <w:lvl w:ilvl="5" w:tplc="EEAA76E2" w:tentative="1">
      <w:start w:val="1"/>
      <w:numFmt w:val="bullet"/>
      <w:lvlText w:val=""/>
      <w:lvlJc w:val="left"/>
      <w:pPr>
        <w:ind w:left="4887" w:hanging="360"/>
      </w:pPr>
      <w:rPr>
        <w:rFonts w:ascii="Wingdings" w:hAnsi="Wingdings" w:hint="default"/>
      </w:rPr>
    </w:lvl>
    <w:lvl w:ilvl="6" w:tplc="57164700" w:tentative="1">
      <w:start w:val="1"/>
      <w:numFmt w:val="bullet"/>
      <w:lvlText w:val=""/>
      <w:lvlJc w:val="left"/>
      <w:pPr>
        <w:ind w:left="5607" w:hanging="360"/>
      </w:pPr>
      <w:rPr>
        <w:rFonts w:ascii="Symbol" w:hAnsi="Symbol" w:hint="default"/>
      </w:rPr>
    </w:lvl>
    <w:lvl w:ilvl="7" w:tplc="4594980A" w:tentative="1">
      <w:start w:val="1"/>
      <w:numFmt w:val="bullet"/>
      <w:lvlText w:val="o"/>
      <w:lvlJc w:val="left"/>
      <w:pPr>
        <w:ind w:left="6327" w:hanging="360"/>
      </w:pPr>
      <w:rPr>
        <w:rFonts w:ascii="Courier New" w:hAnsi="Courier New" w:cs="Courier New" w:hint="default"/>
      </w:rPr>
    </w:lvl>
    <w:lvl w:ilvl="8" w:tplc="4B88F8CA" w:tentative="1">
      <w:start w:val="1"/>
      <w:numFmt w:val="bullet"/>
      <w:lvlText w:val=""/>
      <w:lvlJc w:val="left"/>
      <w:pPr>
        <w:ind w:left="7047" w:hanging="360"/>
      </w:pPr>
      <w:rPr>
        <w:rFonts w:ascii="Wingdings" w:hAnsi="Wingdings" w:hint="default"/>
      </w:rPr>
    </w:lvl>
  </w:abstractNum>
  <w:abstractNum w:abstractNumId="21" w15:restartNumberingAfterBreak="0">
    <w:nsid w:val="35C50C77"/>
    <w:multiLevelType w:val="hybridMultilevel"/>
    <w:tmpl w:val="5A5CF278"/>
    <w:lvl w:ilvl="0" w:tplc="30FEF272">
      <w:numFmt w:val="bullet"/>
      <w:lvlText w:val="-"/>
      <w:lvlJc w:val="left"/>
      <w:pPr>
        <w:ind w:left="1287" w:hanging="360"/>
      </w:pPr>
      <w:rPr>
        <w:rFonts w:ascii="Times New Roman" w:eastAsia="Times New Roman" w:hAnsi="Times New Roman" w:cs="Times New Roman" w:hint="default"/>
      </w:rPr>
    </w:lvl>
    <w:lvl w:ilvl="1" w:tplc="9780946A" w:tentative="1">
      <w:start w:val="1"/>
      <w:numFmt w:val="bullet"/>
      <w:lvlText w:val="o"/>
      <w:lvlJc w:val="left"/>
      <w:pPr>
        <w:ind w:left="2007" w:hanging="360"/>
      </w:pPr>
      <w:rPr>
        <w:rFonts w:ascii="Courier New" w:hAnsi="Courier New" w:cs="Courier New" w:hint="default"/>
      </w:rPr>
    </w:lvl>
    <w:lvl w:ilvl="2" w:tplc="3E3014DE" w:tentative="1">
      <w:start w:val="1"/>
      <w:numFmt w:val="bullet"/>
      <w:lvlText w:val=""/>
      <w:lvlJc w:val="left"/>
      <w:pPr>
        <w:ind w:left="2727" w:hanging="360"/>
      </w:pPr>
      <w:rPr>
        <w:rFonts w:ascii="Wingdings" w:hAnsi="Wingdings" w:hint="default"/>
      </w:rPr>
    </w:lvl>
    <w:lvl w:ilvl="3" w:tplc="CBEA4BA2" w:tentative="1">
      <w:start w:val="1"/>
      <w:numFmt w:val="bullet"/>
      <w:lvlText w:val=""/>
      <w:lvlJc w:val="left"/>
      <w:pPr>
        <w:ind w:left="3447" w:hanging="360"/>
      </w:pPr>
      <w:rPr>
        <w:rFonts w:ascii="Symbol" w:hAnsi="Symbol" w:hint="default"/>
      </w:rPr>
    </w:lvl>
    <w:lvl w:ilvl="4" w:tplc="EBA4BB06" w:tentative="1">
      <w:start w:val="1"/>
      <w:numFmt w:val="bullet"/>
      <w:lvlText w:val="o"/>
      <w:lvlJc w:val="left"/>
      <w:pPr>
        <w:ind w:left="4167" w:hanging="360"/>
      </w:pPr>
      <w:rPr>
        <w:rFonts w:ascii="Courier New" w:hAnsi="Courier New" w:cs="Courier New" w:hint="default"/>
      </w:rPr>
    </w:lvl>
    <w:lvl w:ilvl="5" w:tplc="7C12664C" w:tentative="1">
      <w:start w:val="1"/>
      <w:numFmt w:val="bullet"/>
      <w:lvlText w:val=""/>
      <w:lvlJc w:val="left"/>
      <w:pPr>
        <w:ind w:left="4887" w:hanging="360"/>
      </w:pPr>
      <w:rPr>
        <w:rFonts w:ascii="Wingdings" w:hAnsi="Wingdings" w:hint="default"/>
      </w:rPr>
    </w:lvl>
    <w:lvl w:ilvl="6" w:tplc="FCFC0EF2" w:tentative="1">
      <w:start w:val="1"/>
      <w:numFmt w:val="bullet"/>
      <w:lvlText w:val=""/>
      <w:lvlJc w:val="left"/>
      <w:pPr>
        <w:ind w:left="5607" w:hanging="360"/>
      </w:pPr>
      <w:rPr>
        <w:rFonts w:ascii="Symbol" w:hAnsi="Symbol" w:hint="default"/>
      </w:rPr>
    </w:lvl>
    <w:lvl w:ilvl="7" w:tplc="A5E84018" w:tentative="1">
      <w:start w:val="1"/>
      <w:numFmt w:val="bullet"/>
      <w:lvlText w:val="o"/>
      <w:lvlJc w:val="left"/>
      <w:pPr>
        <w:ind w:left="6327" w:hanging="360"/>
      </w:pPr>
      <w:rPr>
        <w:rFonts w:ascii="Courier New" w:hAnsi="Courier New" w:cs="Courier New" w:hint="default"/>
      </w:rPr>
    </w:lvl>
    <w:lvl w:ilvl="8" w:tplc="591AC4E6" w:tentative="1">
      <w:start w:val="1"/>
      <w:numFmt w:val="bullet"/>
      <w:lvlText w:val=""/>
      <w:lvlJc w:val="left"/>
      <w:pPr>
        <w:ind w:left="7047" w:hanging="360"/>
      </w:pPr>
      <w:rPr>
        <w:rFonts w:ascii="Wingdings" w:hAnsi="Wingdings" w:hint="default"/>
      </w:rPr>
    </w:lvl>
  </w:abstractNum>
  <w:abstractNum w:abstractNumId="22" w15:restartNumberingAfterBreak="0">
    <w:nsid w:val="363F5F8B"/>
    <w:multiLevelType w:val="hybridMultilevel"/>
    <w:tmpl w:val="7F381132"/>
    <w:lvl w:ilvl="0" w:tplc="AAA2BAFC">
      <w:start w:val="3"/>
      <w:numFmt w:val="bullet"/>
      <w:lvlText w:val=""/>
      <w:lvlJc w:val="left"/>
      <w:pPr>
        <w:ind w:left="1287" w:hanging="360"/>
      </w:pPr>
      <w:rPr>
        <w:rFonts w:ascii="Wingdings" w:eastAsia="Times New Roman" w:hAnsi="Wingdings" w:cs="Times New Roman" w:hint="default"/>
      </w:rPr>
    </w:lvl>
    <w:lvl w:ilvl="1" w:tplc="EF16E2F4" w:tentative="1">
      <w:start w:val="1"/>
      <w:numFmt w:val="bullet"/>
      <w:lvlText w:val="o"/>
      <w:lvlJc w:val="left"/>
      <w:pPr>
        <w:ind w:left="2007" w:hanging="360"/>
      </w:pPr>
      <w:rPr>
        <w:rFonts w:ascii="Courier New" w:hAnsi="Courier New" w:cs="Courier New" w:hint="default"/>
      </w:rPr>
    </w:lvl>
    <w:lvl w:ilvl="2" w:tplc="503A25C8" w:tentative="1">
      <w:start w:val="1"/>
      <w:numFmt w:val="bullet"/>
      <w:lvlText w:val=""/>
      <w:lvlJc w:val="left"/>
      <w:pPr>
        <w:ind w:left="2727" w:hanging="360"/>
      </w:pPr>
      <w:rPr>
        <w:rFonts w:ascii="Wingdings" w:hAnsi="Wingdings" w:hint="default"/>
      </w:rPr>
    </w:lvl>
    <w:lvl w:ilvl="3" w:tplc="CEA8C0E4" w:tentative="1">
      <w:start w:val="1"/>
      <w:numFmt w:val="bullet"/>
      <w:lvlText w:val=""/>
      <w:lvlJc w:val="left"/>
      <w:pPr>
        <w:ind w:left="3447" w:hanging="360"/>
      </w:pPr>
      <w:rPr>
        <w:rFonts w:ascii="Symbol" w:hAnsi="Symbol" w:hint="default"/>
      </w:rPr>
    </w:lvl>
    <w:lvl w:ilvl="4" w:tplc="969C426A" w:tentative="1">
      <w:start w:val="1"/>
      <w:numFmt w:val="bullet"/>
      <w:lvlText w:val="o"/>
      <w:lvlJc w:val="left"/>
      <w:pPr>
        <w:ind w:left="4167" w:hanging="360"/>
      </w:pPr>
      <w:rPr>
        <w:rFonts w:ascii="Courier New" w:hAnsi="Courier New" w:cs="Courier New" w:hint="default"/>
      </w:rPr>
    </w:lvl>
    <w:lvl w:ilvl="5" w:tplc="4F7E15F2" w:tentative="1">
      <w:start w:val="1"/>
      <w:numFmt w:val="bullet"/>
      <w:lvlText w:val=""/>
      <w:lvlJc w:val="left"/>
      <w:pPr>
        <w:ind w:left="4887" w:hanging="360"/>
      </w:pPr>
      <w:rPr>
        <w:rFonts w:ascii="Wingdings" w:hAnsi="Wingdings" w:hint="default"/>
      </w:rPr>
    </w:lvl>
    <w:lvl w:ilvl="6" w:tplc="5D921BB8" w:tentative="1">
      <w:start w:val="1"/>
      <w:numFmt w:val="bullet"/>
      <w:lvlText w:val=""/>
      <w:lvlJc w:val="left"/>
      <w:pPr>
        <w:ind w:left="5607" w:hanging="360"/>
      </w:pPr>
      <w:rPr>
        <w:rFonts w:ascii="Symbol" w:hAnsi="Symbol" w:hint="default"/>
      </w:rPr>
    </w:lvl>
    <w:lvl w:ilvl="7" w:tplc="DC7C0DE4" w:tentative="1">
      <w:start w:val="1"/>
      <w:numFmt w:val="bullet"/>
      <w:lvlText w:val="o"/>
      <w:lvlJc w:val="left"/>
      <w:pPr>
        <w:ind w:left="6327" w:hanging="360"/>
      </w:pPr>
      <w:rPr>
        <w:rFonts w:ascii="Courier New" w:hAnsi="Courier New" w:cs="Courier New" w:hint="default"/>
      </w:rPr>
    </w:lvl>
    <w:lvl w:ilvl="8" w:tplc="4A3A19C6" w:tentative="1">
      <w:start w:val="1"/>
      <w:numFmt w:val="bullet"/>
      <w:lvlText w:val=""/>
      <w:lvlJc w:val="left"/>
      <w:pPr>
        <w:ind w:left="7047" w:hanging="360"/>
      </w:pPr>
      <w:rPr>
        <w:rFonts w:ascii="Wingdings" w:hAnsi="Wingdings" w:hint="default"/>
      </w:rPr>
    </w:lvl>
  </w:abstractNum>
  <w:abstractNum w:abstractNumId="23" w15:restartNumberingAfterBreak="0">
    <w:nsid w:val="37F44D6C"/>
    <w:multiLevelType w:val="hybridMultilevel"/>
    <w:tmpl w:val="E1AAF376"/>
    <w:lvl w:ilvl="0" w:tplc="DA9898E6">
      <w:start w:val="3"/>
      <w:numFmt w:val="bullet"/>
      <w:lvlText w:val=""/>
      <w:lvlJc w:val="left"/>
      <w:pPr>
        <w:ind w:left="720" w:hanging="360"/>
      </w:pPr>
      <w:rPr>
        <w:rFonts w:ascii="Wingdings" w:eastAsia="Times New Roman" w:hAnsi="Wingdings" w:cs="Times New Roman" w:hint="default"/>
      </w:rPr>
    </w:lvl>
    <w:lvl w:ilvl="1" w:tplc="37FE6A6A" w:tentative="1">
      <w:start w:val="1"/>
      <w:numFmt w:val="bullet"/>
      <w:lvlText w:val="o"/>
      <w:lvlJc w:val="left"/>
      <w:pPr>
        <w:ind w:left="1440" w:hanging="360"/>
      </w:pPr>
      <w:rPr>
        <w:rFonts w:ascii="Courier New" w:hAnsi="Courier New" w:cs="Courier New" w:hint="default"/>
      </w:rPr>
    </w:lvl>
    <w:lvl w:ilvl="2" w:tplc="BB367E00" w:tentative="1">
      <w:start w:val="1"/>
      <w:numFmt w:val="bullet"/>
      <w:lvlText w:val=""/>
      <w:lvlJc w:val="left"/>
      <w:pPr>
        <w:ind w:left="2160" w:hanging="360"/>
      </w:pPr>
      <w:rPr>
        <w:rFonts w:ascii="Wingdings" w:hAnsi="Wingdings" w:hint="default"/>
      </w:rPr>
    </w:lvl>
    <w:lvl w:ilvl="3" w:tplc="610A567C" w:tentative="1">
      <w:start w:val="1"/>
      <w:numFmt w:val="bullet"/>
      <w:lvlText w:val=""/>
      <w:lvlJc w:val="left"/>
      <w:pPr>
        <w:ind w:left="2880" w:hanging="360"/>
      </w:pPr>
      <w:rPr>
        <w:rFonts w:ascii="Symbol" w:hAnsi="Symbol" w:hint="default"/>
      </w:rPr>
    </w:lvl>
    <w:lvl w:ilvl="4" w:tplc="56961400" w:tentative="1">
      <w:start w:val="1"/>
      <w:numFmt w:val="bullet"/>
      <w:lvlText w:val="o"/>
      <w:lvlJc w:val="left"/>
      <w:pPr>
        <w:ind w:left="3600" w:hanging="360"/>
      </w:pPr>
      <w:rPr>
        <w:rFonts w:ascii="Courier New" w:hAnsi="Courier New" w:cs="Courier New" w:hint="default"/>
      </w:rPr>
    </w:lvl>
    <w:lvl w:ilvl="5" w:tplc="C36C77A0" w:tentative="1">
      <w:start w:val="1"/>
      <w:numFmt w:val="bullet"/>
      <w:lvlText w:val=""/>
      <w:lvlJc w:val="left"/>
      <w:pPr>
        <w:ind w:left="4320" w:hanging="360"/>
      </w:pPr>
      <w:rPr>
        <w:rFonts w:ascii="Wingdings" w:hAnsi="Wingdings" w:hint="default"/>
      </w:rPr>
    </w:lvl>
    <w:lvl w:ilvl="6" w:tplc="A998C2B2" w:tentative="1">
      <w:start w:val="1"/>
      <w:numFmt w:val="bullet"/>
      <w:lvlText w:val=""/>
      <w:lvlJc w:val="left"/>
      <w:pPr>
        <w:ind w:left="5040" w:hanging="360"/>
      </w:pPr>
      <w:rPr>
        <w:rFonts w:ascii="Symbol" w:hAnsi="Symbol" w:hint="default"/>
      </w:rPr>
    </w:lvl>
    <w:lvl w:ilvl="7" w:tplc="D58616A6" w:tentative="1">
      <w:start w:val="1"/>
      <w:numFmt w:val="bullet"/>
      <w:lvlText w:val="o"/>
      <w:lvlJc w:val="left"/>
      <w:pPr>
        <w:ind w:left="5760" w:hanging="360"/>
      </w:pPr>
      <w:rPr>
        <w:rFonts w:ascii="Courier New" w:hAnsi="Courier New" w:cs="Courier New" w:hint="default"/>
      </w:rPr>
    </w:lvl>
    <w:lvl w:ilvl="8" w:tplc="610EE262" w:tentative="1">
      <w:start w:val="1"/>
      <w:numFmt w:val="bullet"/>
      <w:lvlText w:val=""/>
      <w:lvlJc w:val="left"/>
      <w:pPr>
        <w:ind w:left="6480" w:hanging="360"/>
      </w:pPr>
      <w:rPr>
        <w:rFonts w:ascii="Wingdings" w:hAnsi="Wingdings" w:hint="default"/>
      </w:rPr>
    </w:lvl>
  </w:abstractNum>
  <w:abstractNum w:abstractNumId="24" w15:restartNumberingAfterBreak="0">
    <w:nsid w:val="403E5D97"/>
    <w:multiLevelType w:val="hybridMultilevel"/>
    <w:tmpl w:val="CF20A768"/>
    <w:lvl w:ilvl="0" w:tplc="A4C0E394">
      <w:start w:val="3"/>
      <w:numFmt w:val="bullet"/>
      <w:lvlText w:val=""/>
      <w:lvlJc w:val="left"/>
      <w:pPr>
        <w:ind w:left="1287" w:hanging="360"/>
      </w:pPr>
      <w:rPr>
        <w:rFonts w:ascii="Wingdings" w:eastAsia="Times New Roman" w:hAnsi="Wingdings" w:cs="Times New Roman" w:hint="default"/>
      </w:rPr>
    </w:lvl>
    <w:lvl w:ilvl="1" w:tplc="200CCDC8" w:tentative="1">
      <w:start w:val="1"/>
      <w:numFmt w:val="bullet"/>
      <w:lvlText w:val="o"/>
      <w:lvlJc w:val="left"/>
      <w:pPr>
        <w:ind w:left="2007" w:hanging="360"/>
      </w:pPr>
      <w:rPr>
        <w:rFonts w:ascii="Courier New" w:hAnsi="Courier New" w:cs="Courier New" w:hint="default"/>
      </w:rPr>
    </w:lvl>
    <w:lvl w:ilvl="2" w:tplc="209C7052" w:tentative="1">
      <w:start w:val="1"/>
      <w:numFmt w:val="bullet"/>
      <w:lvlText w:val=""/>
      <w:lvlJc w:val="left"/>
      <w:pPr>
        <w:ind w:left="2727" w:hanging="360"/>
      </w:pPr>
      <w:rPr>
        <w:rFonts w:ascii="Wingdings" w:hAnsi="Wingdings" w:hint="default"/>
      </w:rPr>
    </w:lvl>
    <w:lvl w:ilvl="3" w:tplc="7E44999A" w:tentative="1">
      <w:start w:val="1"/>
      <w:numFmt w:val="bullet"/>
      <w:lvlText w:val=""/>
      <w:lvlJc w:val="left"/>
      <w:pPr>
        <w:ind w:left="3447" w:hanging="360"/>
      </w:pPr>
      <w:rPr>
        <w:rFonts w:ascii="Symbol" w:hAnsi="Symbol" w:hint="default"/>
      </w:rPr>
    </w:lvl>
    <w:lvl w:ilvl="4" w:tplc="20AA96E4" w:tentative="1">
      <w:start w:val="1"/>
      <w:numFmt w:val="bullet"/>
      <w:lvlText w:val="o"/>
      <w:lvlJc w:val="left"/>
      <w:pPr>
        <w:ind w:left="4167" w:hanging="360"/>
      </w:pPr>
      <w:rPr>
        <w:rFonts w:ascii="Courier New" w:hAnsi="Courier New" w:cs="Courier New" w:hint="default"/>
      </w:rPr>
    </w:lvl>
    <w:lvl w:ilvl="5" w:tplc="2C0C41DC" w:tentative="1">
      <w:start w:val="1"/>
      <w:numFmt w:val="bullet"/>
      <w:lvlText w:val=""/>
      <w:lvlJc w:val="left"/>
      <w:pPr>
        <w:ind w:left="4887" w:hanging="360"/>
      </w:pPr>
      <w:rPr>
        <w:rFonts w:ascii="Wingdings" w:hAnsi="Wingdings" w:hint="default"/>
      </w:rPr>
    </w:lvl>
    <w:lvl w:ilvl="6" w:tplc="24ECEF18" w:tentative="1">
      <w:start w:val="1"/>
      <w:numFmt w:val="bullet"/>
      <w:lvlText w:val=""/>
      <w:lvlJc w:val="left"/>
      <w:pPr>
        <w:ind w:left="5607" w:hanging="360"/>
      </w:pPr>
      <w:rPr>
        <w:rFonts w:ascii="Symbol" w:hAnsi="Symbol" w:hint="default"/>
      </w:rPr>
    </w:lvl>
    <w:lvl w:ilvl="7" w:tplc="F6B87F24" w:tentative="1">
      <w:start w:val="1"/>
      <w:numFmt w:val="bullet"/>
      <w:lvlText w:val="o"/>
      <w:lvlJc w:val="left"/>
      <w:pPr>
        <w:ind w:left="6327" w:hanging="360"/>
      </w:pPr>
      <w:rPr>
        <w:rFonts w:ascii="Courier New" w:hAnsi="Courier New" w:cs="Courier New" w:hint="default"/>
      </w:rPr>
    </w:lvl>
    <w:lvl w:ilvl="8" w:tplc="138A12B8" w:tentative="1">
      <w:start w:val="1"/>
      <w:numFmt w:val="bullet"/>
      <w:lvlText w:val=""/>
      <w:lvlJc w:val="left"/>
      <w:pPr>
        <w:ind w:left="7047" w:hanging="360"/>
      </w:pPr>
      <w:rPr>
        <w:rFonts w:ascii="Wingdings" w:hAnsi="Wingdings" w:hint="default"/>
      </w:rPr>
    </w:lvl>
  </w:abstractNum>
  <w:abstractNum w:abstractNumId="25" w15:restartNumberingAfterBreak="0">
    <w:nsid w:val="41575BED"/>
    <w:multiLevelType w:val="hybridMultilevel"/>
    <w:tmpl w:val="76F8AC12"/>
    <w:lvl w:ilvl="0" w:tplc="A6B888DE">
      <w:start w:val="3"/>
      <w:numFmt w:val="bullet"/>
      <w:lvlText w:val=""/>
      <w:lvlJc w:val="left"/>
      <w:pPr>
        <w:ind w:left="927" w:hanging="360"/>
      </w:pPr>
      <w:rPr>
        <w:rFonts w:ascii="Wingdings" w:eastAsia="Times New Roman" w:hAnsi="Wingdings" w:cs="Times New Roman" w:hint="default"/>
        <w:sz w:val="22"/>
        <w:szCs w:val="22"/>
      </w:rPr>
    </w:lvl>
    <w:lvl w:ilvl="1" w:tplc="2EA284D0" w:tentative="1">
      <w:start w:val="1"/>
      <w:numFmt w:val="bullet"/>
      <w:lvlText w:val="o"/>
      <w:lvlJc w:val="left"/>
      <w:pPr>
        <w:ind w:left="1647" w:hanging="360"/>
      </w:pPr>
      <w:rPr>
        <w:rFonts w:ascii="Courier New" w:hAnsi="Courier New" w:cs="Courier New" w:hint="default"/>
      </w:rPr>
    </w:lvl>
    <w:lvl w:ilvl="2" w:tplc="9CEA5EFA" w:tentative="1">
      <w:start w:val="1"/>
      <w:numFmt w:val="bullet"/>
      <w:lvlText w:val=""/>
      <w:lvlJc w:val="left"/>
      <w:pPr>
        <w:ind w:left="2367" w:hanging="360"/>
      </w:pPr>
      <w:rPr>
        <w:rFonts w:ascii="Wingdings" w:hAnsi="Wingdings" w:hint="default"/>
      </w:rPr>
    </w:lvl>
    <w:lvl w:ilvl="3" w:tplc="01A46962" w:tentative="1">
      <w:start w:val="1"/>
      <w:numFmt w:val="bullet"/>
      <w:lvlText w:val=""/>
      <w:lvlJc w:val="left"/>
      <w:pPr>
        <w:ind w:left="3087" w:hanging="360"/>
      </w:pPr>
      <w:rPr>
        <w:rFonts w:ascii="Symbol" w:hAnsi="Symbol" w:hint="default"/>
      </w:rPr>
    </w:lvl>
    <w:lvl w:ilvl="4" w:tplc="508A1088" w:tentative="1">
      <w:start w:val="1"/>
      <w:numFmt w:val="bullet"/>
      <w:lvlText w:val="o"/>
      <w:lvlJc w:val="left"/>
      <w:pPr>
        <w:ind w:left="3807" w:hanging="360"/>
      </w:pPr>
      <w:rPr>
        <w:rFonts w:ascii="Courier New" w:hAnsi="Courier New" w:cs="Courier New" w:hint="default"/>
      </w:rPr>
    </w:lvl>
    <w:lvl w:ilvl="5" w:tplc="8248A51E" w:tentative="1">
      <w:start w:val="1"/>
      <w:numFmt w:val="bullet"/>
      <w:lvlText w:val=""/>
      <w:lvlJc w:val="left"/>
      <w:pPr>
        <w:ind w:left="4527" w:hanging="360"/>
      </w:pPr>
      <w:rPr>
        <w:rFonts w:ascii="Wingdings" w:hAnsi="Wingdings" w:hint="default"/>
      </w:rPr>
    </w:lvl>
    <w:lvl w:ilvl="6" w:tplc="F56E40F0" w:tentative="1">
      <w:start w:val="1"/>
      <w:numFmt w:val="bullet"/>
      <w:lvlText w:val=""/>
      <w:lvlJc w:val="left"/>
      <w:pPr>
        <w:ind w:left="5247" w:hanging="360"/>
      </w:pPr>
      <w:rPr>
        <w:rFonts w:ascii="Symbol" w:hAnsi="Symbol" w:hint="default"/>
      </w:rPr>
    </w:lvl>
    <w:lvl w:ilvl="7" w:tplc="AEA43E70" w:tentative="1">
      <w:start w:val="1"/>
      <w:numFmt w:val="bullet"/>
      <w:lvlText w:val="o"/>
      <w:lvlJc w:val="left"/>
      <w:pPr>
        <w:ind w:left="5967" w:hanging="360"/>
      </w:pPr>
      <w:rPr>
        <w:rFonts w:ascii="Courier New" w:hAnsi="Courier New" w:cs="Courier New" w:hint="default"/>
      </w:rPr>
    </w:lvl>
    <w:lvl w:ilvl="8" w:tplc="AB2AD660" w:tentative="1">
      <w:start w:val="1"/>
      <w:numFmt w:val="bullet"/>
      <w:lvlText w:val=""/>
      <w:lvlJc w:val="left"/>
      <w:pPr>
        <w:ind w:left="6687" w:hanging="360"/>
      </w:pPr>
      <w:rPr>
        <w:rFonts w:ascii="Wingdings" w:hAnsi="Wingdings" w:hint="default"/>
      </w:rPr>
    </w:lvl>
  </w:abstractNum>
  <w:abstractNum w:abstractNumId="26" w15:restartNumberingAfterBreak="0">
    <w:nsid w:val="54993FC5"/>
    <w:multiLevelType w:val="hybridMultilevel"/>
    <w:tmpl w:val="4172428C"/>
    <w:lvl w:ilvl="0" w:tplc="81285B9A">
      <w:start w:val="1"/>
      <w:numFmt w:val="decimal"/>
      <w:lvlText w:val="%1."/>
      <w:lvlJc w:val="left"/>
      <w:pPr>
        <w:ind w:left="2430" w:hanging="360"/>
      </w:pPr>
    </w:lvl>
    <w:lvl w:ilvl="1" w:tplc="8FCE3A5E" w:tentative="1">
      <w:start w:val="1"/>
      <w:numFmt w:val="lowerLetter"/>
      <w:lvlText w:val="%2."/>
      <w:lvlJc w:val="left"/>
      <w:pPr>
        <w:ind w:left="3150" w:hanging="360"/>
      </w:pPr>
    </w:lvl>
    <w:lvl w:ilvl="2" w:tplc="8C72760E" w:tentative="1">
      <w:start w:val="1"/>
      <w:numFmt w:val="lowerRoman"/>
      <w:lvlText w:val="%3."/>
      <w:lvlJc w:val="right"/>
      <w:pPr>
        <w:ind w:left="3870" w:hanging="180"/>
      </w:pPr>
    </w:lvl>
    <w:lvl w:ilvl="3" w:tplc="9968C094" w:tentative="1">
      <w:start w:val="1"/>
      <w:numFmt w:val="decimal"/>
      <w:lvlText w:val="%4."/>
      <w:lvlJc w:val="left"/>
      <w:pPr>
        <w:ind w:left="4590" w:hanging="360"/>
      </w:pPr>
    </w:lvl>
    <w:lvl w:ilvl="4" w:tplc="7818C6D2" w:tentative="1">
      <w:start w:val="1"/>
      <w:numFmt w:val="lowerLetter"/>
      <w:lvlText w:val="%5."/>
      <w:lvlJc w:val="left"/>
      <w:pPr>
        <w:ind w:left="5310" w:hanging="360"/>
      </w:pPr>
    </w:lvl>
    <w:lvl w:ilvl="5" w:tplc="05B410DC" w:tentative="1">
      <w:start w:val="1"/>
      <w:numFmt w:val="lowerRoman"/>
      <w:lvlText w:val="%6."/>
      <w:lvlJc w:val="right"/>
      <w:pPr>
        <w:ind w:left="6030" w:hanging="180"/>
      </w:pPr>
    </w:lvl>
    <w:lvl w:ilvl="6" w:tplc="20C2183E" w:tentative="1">
      <w:start w:val="1"/>
      <w:numFmt w:val="decimal"/>
      <w:lvlText w:val="%7."/>
      <w:lvlJc w:val="left"/>
      <w:pPr>
        <w:ind w:left="6750" w:hanging="360"/>
      </w:pPr>
    </w:lvl>
    <w:lvl w:ilvl="7" w:tplc="4A4A636E" w:tentative="1">
      <w:start w:val="1"/>
      <w:numFmt w:val="lowerLetter"/>
      <w:lvlText w:val="%8."/>
      <w:lvlJc w:val="left"/>
      <w:pPr>
        <w:ind w:left="7470" w:hanging="360"/>
      </w:pPr>
    </w:lvl>
    <w:lvl w:ilvl="8" w:tplc="00EA4E34" w:tentative="1">
      <w:start w:val="1"/>
      <w:numFmt w:val="lowerRoman"/>
      <w:lvlText w:val="%9."/>
      <w:lvlJc w:val="right"/>
      <w:pPr>
        <w:ind w:left="8190" w:hanging="180"/>
      </w:pPr>
    </w:lvl>
  </w:abstractNum>
  <w:abstractNum w:abstractNumId="27" w15:restartNumberingAfterBreak="0">
    <w:nsid w:val="56DD1AD0"/>
    <w:multiLevelType w:val="hybridMultilevel"/>
    <w:tmpl w:val="9C561F3C"/>
    <w:lvl w:ilvl="0" w:tplc="7AD817E4">
      <w:start w:val="3"/>
      <w:numFmt w:val="bullet"/>
      <w:lvlText w:val=""/>
      <w:lvlJc w:val="left"/>
      <w:pPr>
        <w:ind w:left="720" w:hanging="360"/>
      </w:pPr>
      <w:rPr>
        <w:rFonts w:ascii="Wingdings" w:eastAsia="Times New Roman" w:hAnsi="Wingdings" w:cs="Times New Roman" w:hint="default"/>
      </w:rPr>
    </w:lvl>
    <w:lvl w:ilvl="1" w:tplc="04DCBFD8" w:tentative="1">
      <w:start w:val="1"/>
      <w:numFmt w:val="bullet"/>
      <w:lvlText w:val="o"/>
      <w:lvlJc w:val="left"/>
      <w:pPr>
        <w:ind w:left="1440" w:hanging="360"/>
      </w:pPr>
      <w:rPr>
        <w:rFonts w:ascii="Courier New" w:hAnsi="Courier New" w:cs="Courier New" w:hint="default"/>
      </w:rPr>
    </w:lvl>
    <w:lvl w:ilvl="2" w:tplc="6C9C3132" w:tentative="1">
      <w:start w:val="1"/>
      <w:numFmt w:val="bullet"/>
      <w:lvlText w:val=""/>
      <w:lvlJc w:val="left"/>
      <w:pPr>
        <w:ind w:left="2160" w:hanging="360"/>
      </w:pPr>
      <w:rPr>
        <w:rFonts w:ascii="Wingdings" w:hAnsi="Wingdings" w:hint="default"/>
      </w:rPr>
    </w:lvl>
    <w:lvl w:ilvl="3" w:tplc="C9961DA8" w:tentative="1">
      <w:start w:val="1"/>
      <w:numFmt w:val="bullet"/>
      <w:lvlText w:val=""/>
      <w:lvlJc w:val="left"/>
      <w:pPr>
        <w:ind w:left="2880" w:hanging="360"/>
      </w:pPr>
      <w:rPr>
        <w:rFonts w:ascii="Symbol" w:hAnsi="Symbol" w:hint="default"/>
      </w:rPr>
    </w:lvl>
    <w:lvl w:ilvl="4" w:tplc="4126CD3A" w:tentative="1">
      <w:start w:val="1"/>
      <w:numFmt w:val="bullet"/>
      <w:lvlText w:val="o"/>
      <w:lvlJc w:val="left"/>
      <w:pPr>
        <w:ind w:left="3600" w:hanging="360"/>
      </w:pPr>
      <w:rPr>
        <w:rFonts w:ascii="Courier New" w:hAnsi="Courier New" w:cs="Courier New" w:hint="default"/>
      </w:rPr>
    </w:lvl>
    <w:lvl w:ilvl="5" w:tplc="9FD64F46" w:tentative="1">
      <w:start w:val="1"/>
      <w:numFmt w:val="bullet"/>
      <w:lvlText w:val=""/>
      <w:lvlJc w:val="left"/>
      <w:pPr>
        <w:ind w:left="4320" w:hanging="360"/>
      </w:pPr>
      <w:rPr>
        <w:rFonts w:ascii="Wingdings" w:hAnsi="Wingdings" w:hint="default"/>
      </w:rPr>
    </w:lvl>
    <w:lvl w:ilvl="6" w:tplc="A4DE6C26" w:tentative="1">
      <w:start w:val="1"/>
      <w:numFmt w:val="bullet"/>
      <w:lvlText w:val=""/>
      <w:lvlJc w:val="left"/>
      <w:pPr>
        <w:ind w:left="5040" w:hanging="360"/>
      </w:pPr>
      <w:rPr>
        <w:rFonts w:ascii="Symbol" w:hAnsi="Symbol" w:hint="default"/>
      </w:rPr>
    </w:lvl>
    <w:lvl w:ilvl="7" w:tplc="90DA623E" w:tentative="1">
      <w:start w:val="1"/>
      <w:numFmt w:val="bullet"/>
      <w:lvlText w:val="o"/>
      <w:lvlJc w:val="left"/>
      <w:pPr>
        <w:ind w:left="5760" w:hanging="360"/>
      </w:pPr>
      <w:rPr>
        <w:rFonts w:ascii="Courier New" w:hAnsi="Courier New" w:cs="Courier New" w:hint="default"/>
      </w:rPr>
    </w:lvl>
    <w:lvl w:ilvl="8" w:tplc="5E4AD156" w:tentative="1">
      <w:start w:val="1"/>
      <w:numFmt w:val="bullet"/>
      <w:lvlText w:val=""/>
      <w:lvlJc w:val="left"/>
      <w:pPr>
        <w:ind w:left="6480" w:hanging="360"/>
      </w:pPr>
      <w:rPr>
        <w:rFonts w:ascii="Wingdings" w:hAnsi="Wingdings" w:hint="default"/>
      </w:rPr>
    </w:lvl>
  </w:abstractNum>
  <w:abstractNum w:abstractNumId="28" w15:restartNumberingAfterBreak="0">
    <w:nsid w:val="56E97C2F"/>
    <w:multiLevelType w:val="hybridMultilevel"/>
    <w:tmpl w:val="D2164314"/>
    <w:lvl w:ilvl="0" w:tplc="11FC52C8">
      <w:start w:val="3"/>
      <w:numFmt w:val="bullet"/>
      <w:lvlText w:val=""/>
      <w:lvlJc w:val="left"/>
      <w:pPr>
        <w:ind w:left="1287" w:hanging="360"/>
      </w:pPr>
      <w:rPr>
        <w:rFonts w:ascii="Wingdings" w:eastAsia="Times New Roman" w:hAnsi="Wingdings" w:cs="Times New Roman" w:hint="default"/>
      </w:rPr>
    </w:lvl>
    <w:lvl w:ilvl="1" w:tplc="34E0EDAC">
      <w:start w:val="1"/>
      <w:numFmt w:val="bullet"/>
      <w:lvlText w:val=""/>
      <w:lvlJc w:val="left"/>
      <w:pPr>
        <w:ind w:left="2007" w:hanging="360"/>
      </w:pPr>
      <w:rPr>
        <w:rFonts w:ascii="Wingdings" w:hAnsi="Wingdings" w:hint="default"/>
        <w:sz w:val="22"/>
        <w:szCs w:val="22"/>
      </w:rPr>
    </w:lvl>
    <w:lvl w:ilvl="2" w:tplc="5F98D3E8">
      <w:start w:val="1"/>
      <w:numFmt w:val="bullet"/>
      <w:lvlText w:val=""/>
      <w:lvlJc w:val="left"/>
      <w:pPr>
        <w:ind w:left="2727" w:hanging="360"/>
      </w:pPr>
      <w:rPr>
        <w:rFonts w:ascii="Wingdings" w:hAnsi="Wingdings" w:hint="default"/>
        <w:sz w:val="22"/>
        <w:szCs w:val="22"/>
      </w:rPr>
    </w:lvl>
    <w:lvl w:ilvl="3" w:tplc="14CC39AC" w:tentative="1">
      <w:start w:val="1"/>
      <w:numFmt w:val="bullet"/>
      <w:lvlText w:val=""/>
      <w:lvlJc w:val="left"/>
      <w:pPr>
        <w:ind w:left="3447" w:hanging="360"/>
      </w:pPr>
      <w:rPr>
        <w:rFonts w:ascii="Symbol" w:hAnsi="Symbol" w:hint="default"/>
      </w:rPr>
    </w:lvl>
    <w:lvl w:ilvl="4" w:tplc="04EC4E84" w:tentative="1">
      <w:start w:val="1"/>
      <w:numFmt w:val="bullet"/>
      <w:lvlText w:val="o"/>
      <w:lvlJc w:val="left"/>
      <w:pPr>
        <w:ind w:left="4167" w:hanging="360"/>
      </w:pPr>
      <w:rPr>
        <w:rFonts w:ascii="Courier New" w:hAnsi="Courier New" w:cs="Courier New" w:hint="default"/>
      </w:rPr>
    </w:lvl>
    <w:lvl w:ilvl="5" w:tplc="B08EB6BE" w:tentative="1">
      <w:start w:val="1"/>
      <w:numFmt w:val="bullet"/>
      <w:lvlText w:val=""/>
      <w:lvlJc w:val="left"/>
      <w:pPr>
        <w:ind w:left="4887" w:hanging="360"/>
      </w:pPr>
      <w:rPr>
        <w:rFonts w:ascii="Wingdings" w:hAnsi="Wingdings" w:hint="default"/>
      </w:rPr>
    </w:lvl>
    <w:lvl w:ilvl="6" w:tplc="38821F94" w:tentative="1">
      <w:start w:val="1"/>
      <w:numFmt w:val="bullet"/>
      <w:lvlText w:val=""/>
      <w:lvlJc w:val="left"/>
      <w:pPr>
        <w:ind w:left="5607" w:hanging="360"/>
      </w:pPr>
      <w:rPr>
        <w:rFonts w:ascii="Symbol" w:hAnsi="Symbol" w:hint="default"/>
      </w:rPr>
    </w:lvl>
    <w:lvl w:ilvl="7" w:tplc="BE648AD0" w:tentative="1">
      <w:start w:val="1"/>
      <w:numFmt w:val="bullet"/>
      <w:lvlText w:val="o"/>
      <w:lvlJc w:val="left"/>
      <w:pPr>
        <w:ind w:left="6327" w:hanging="360"/>
      </w:pPr>
      <w:rPr>
        <w:rFonts w:ascii="Courier New" w:hAnsi="Courier New" w:cs="Courier New" w:hint="default"/>
      </w:rPr>
    </w:lvl>
    <w:lvl w:ilvl="8" w:tplc="F99EDBF8" w:tentative="1">
      <w:start w:val="1"/>
      <w:numFmt w:val="bullet"/>
      <w:lvlText w:val=""/>
      <w:lvlJc w:val="left"/>
      <w:pPr>
        <w:ind w:left="7047" w:hanging="360"/>
      </w:pPr>
      <w:rPr>
        <w:rFonts w:ascii="Wingdings" w:hAnsi="Wingdings" w:hint="default"/>
      </w:rPr>
    </w:lvl>
  </w:abstractNum>
  <w:abstractNum w:abstractNumId="29" w15:restartNumberingAfterBreak="0">
    <w:nsid w:val="5B812E4C"/>
    <w:multiLevelType w:val="hybridMultilevel"/>
    <w:tmpl w:val="8834A038"/>
    <w:lvl w:ilvl="0" w:tplc="9300CA3C">
      <w:numFmt w:val="bullet"/>
      <w:lvlText w:val="-"/>
      <w:lvlJc w:val="left"/>
      <w:pPr>
        <w:ind w:left="1287" w:hanging="360"/>
      </w:pPr>
      <w:rPr>
        <w:rFonts w:ascii="Calibri" w:eastAsia="Calibri" w:hAnsi="Calibri" w:cs="Times New Roman" w:hint="default"/>
        <w:sz w:val="22"/>
        <w:szCs w:val="22"/>
      </w:rPr>
    </w:lvl>
    <w:lvl w:ilvl="1" w:tplc="1952D4AC">
      <w:numFmt w:val="bullet"/>
      <w:lvlText w:val="-"/>
      <w:lvlJc w:val="left"/>
      <w:pPr>
        <w:ind w:left="2007" w:hanging="360"/>
      </w:pPr>
      <w:rPr>
        <w:rFonts w:ascii="Arial" w:eastAsia="Times New Roman" w:hAnsi="Arial" w:cs="Arial" w:hint="default"/>
      </w:rPr>
    </w:lvl>
    <w:lvl w:ilvl="2" w:tplc="68E6D4D0">
      <w:start w:val="2"/>
      <w:numFmt w:val="bullet"/>
      <w:lvlText w:val=""/>
      <w:lvlJc w:val="left"/>
      <w:pPr>
        <w:ind w:left="2727" w:hanging="360"/>
      </w:pPr>
      <w:rPr>
        <w:rFonts w:ascii="Wingdings" w:eastAsia="Times New Roman" w:hAnsi="Wingdings" w:cs="Arial" w:hint="default"/>
      </w:rPr>
    </w:lvl>
    <w:lvl w:ilvl="3" w:tplc="E1003D28" w:tentative="1">
      <w:start w:val="1"/>
      <w:numFmt w:val="bullet"/>
      <w:lvlText w:val=""/>
      <w:lvlJc w:val="left"/>
      <w:pPr>
        <w:ind w:left="3447" w:hanging="360"/>
      </w:pPr>
      <w:rPr>
        <w:rFonts w:ascii="Symbol" w:hAnsi="Symbol" w:hint="default"/>
      </w:rPr>
    </w:lvl>
    <w:lvl w:ilvl="4" w:tplc="ACF02588" w:tentative="1">
      <w:start w:val="1"/>
      <w:numFmt w:val="bullet"/>
      <w:lvlText w:val="o"/>
      <w:lvlJc w:val="left"/>
      <w:pPr>
        <w:ind w:left="4167" w:hanging="360"/>
      </w:pPr>
      <w:rPr>
        <w:rFonts w:ascii="Courier New" w:hAnsi="Courier New" w:cs="Courier New" w:hint="default"/>
      </w:rPr>
    </w:lvl>
    <w:lvl w:ilvl="5" w:tplc="1AE29ED2" w:tentative="1">
      <w:start w:val="1"/>
      <w:numFmt w:val="bullet"/>
      <w:lvlText w:val=""/>
      <w:lvlJc w:val="left"/>
      <w:pPr>
        <w:ind w:left="4887" w:hanging="360"/>
      </w:pPr>
      <w:rPr>
        <w:rFonts w:ascii="Wingdings" w:hAnsi="Wingdings" w:hint="default"/>
      </w:rPr>
    </w:lvl>
    <w:lvl w:ilvl="6" w:tplc="75AA8C06" w:tentative="1">
      <w:start w:val="1"/>
      <w:numFmt w:val="bullet"/>
      <w:lvlText w:val=""/>
      <w:lvlJc w:val="left"/>
      <w:pPr>
        <w:ind w:left="5607" w:hanging="360"/>
      </w:pPr>
      <w:rPr>
        <w:rFonts w:ascii="Symbol" w:hAnsi="Symbol" w:hint="default"/>
      </w:rPr>
    </w:lvl>
    <w:lvl w:ilvl="7" w:tplc="2D8CCF04" w:tentative="1">
      <w:start w:val="1"/>
      <w:numFmt w:val="bullet"/>
      <w:lvlText w:val="o"/>
      <w:lvlJc w:val="left"/>
      <w:pPr>
        <w:ind w:left="6327" w:hanging="360"/>
      </w:pPr>
      <w:rPr>
        <w:rFonts w:ascii="Courier New" w:hAnsi="Courier New" w:cs="Courier New" w:hint="default"/>
      </w:rPr>
    </w:lvl>
    <w:lvl w:ilvl="8" w:tplc="73946DD0" w:tentative="1">
      <w:start w:val="1"/>
      <w:numFmt w:val="bullet"/>
      <w:lvlText w:val=""/>
      <w:lvlJc w:val="left"/>
      <w:pPr>
        <w:ind w:left="7047" w:hanging="360"/>
      </w:pPr>
      <w:rPr>
        <w:rFonts w:ascii="Wingdings" w:hAnsi="Wingdings" w:hint="default"/>
      </w:rPr>
    </w:lvl>
  </w:abstractNum>
  <w:abstractNum w:abstractNumId="30" w15:restartNumberingAfterBreak="0">
    <w:nsid w:val="64752803"/>
    <w:multiLevelType w:val="hybridMultilevel"/>
    <w:tmpl w:val="64385882"/>
    <w:lvl w:ilvl="0" w:tplc="AE8E157C">
      <w:start w:val="1"/>
      <w:numFmt w:val="bullet"/>
      <w:lvlText w:val=""/>
      <w:lvlJc w:val="right"/>
      <w:pPr>
        <w:ind w:left="1287" w:hanging="360"/>
      </w:pPr>
      <w:rPr>
        <w:rFonts w:ascii="Wingdings" w:hAnsi="Wingdings" w:hint="default"/>
      </w:rPr>
    </w:lvl>
    <w:lvl w:ilvl="1" w:tplc="A9082CAA" w:tentative="1">
      <w:start w:val="1"/>
      <w:numFmt w:val="bullet"/>
      <w:lvlText w:val="o"/>
      <w:lvlJc w:val="left"/>
      <w:pPr>
        <w:ind w:left="2007" w:hanging="360"/>
      </w:pPr>
      <w:rPr>
        <w:rFonts w:ascii="Courier New" w:hAnsi="Courier New" w:cs="Courier New" w:hint="default"/>
      </w:rPr>
    </w:lvl>
    <w:lvl w:ilvl="2" w:tplc="CC9C234C" w:tentative="1">
      <w:start w:val="1"/>
      <w:numFmt w:val="bullet"/>
      <w:lvlText w:val=""/>
      <w:lvlJc w:val="left"/>
      <w:pPr>
        <w:ind w:left="2727" w:hanging="360"/>
      </w:pPr>
      <w:rPr>
        <w:rFonts w:ascii="Wingdings" w:hAnsi="Wingdings" w:hint="default"/>
      </w:rPr>
    </w:lvl>
    <w:lvl w:ilvl="3" w:tplc="A3E2834E" w:tentative="1">
      <w:start w:val="1"/>
      <w:numFmt w:val="bullet"/>
      <w:lvlText w:val=""/>
      <w:lvlJc w:val="left"/>
      <w:pPr>
        <w:ind w:left="3447" w:hanging="360"/>
      </w:pPr>
      <w:rPr>
        <w:rFonts w:ascii="Symbol" w:hAnsi="Symbol" w:hint="default"/>
      </w:rPr>
    </w:lvl>
    <w:lvl w:ilvl="4" w:tplc="A61062DC" w:tentative="1">
      <w:start w:val="1"/>
      <w:numFmt w:val="bullet"/>
      <w:lvlText w:val="o"/>
      <w:lvlJc w:val="left"/>
      <w:pPr>
        <w:ind w:left="4167" w:hanging="360"/>
      </w:pPr>
      <w:rPr>
        <w:rFonts w:ascii="Courier New" w:hAnsi="Courier New" w:cs="Courier New" w:hint="default"/>
      </w:rPr>
    </w:lvl>
    <w:lvl w:ilvl="5" w:tplc="F564A356" w:tentative="1">
      <w:start w:val="1"/>
      <w:numFmt w:val="bullet"/>
      <w:lvlText w:val=""/>
      <w:lvlJc w:val="left"/>
      <w:pPr>
        <w:ind w:left="4887" w:hanging="360"/>
      </w:pPr>
      <w:rPr>
        <w:rFonts w:ascii="Wingdings" w:hAnsi="Wingdings" w:hint="default"/>
      </w:rPr>
    </w:lvl>
    <w:lvl w:ilvl="6" w:tplc="92C03C80" w:tentative="1">
      <w:start w:val="1"/>
      <w:numFmt w:val="bullet"/>
      <w:lvlText w:val=""/>
      <w:lvlJc w:val="left"/>
      <w:pPr>
        <w:ind w:left="5607" w:hanging="360"/>
      </w:pPr>
      <w:rPr>
        <w:rFonts w:ascii="Symbol" w:hAnsi="Symbol" w:hint="default"/>
      </w:rPr>
    </w:lvl>
    <w:lvl w:ilvl="7" w:tplc="64406D32" w:tentative="1">
      <w:start w:val="1"/>
      <w:numFmt w:val="bullet"/>
      <w:lvlText w:val="o"/>
      <w:lvlJc w:val="left"/>
      <w:pPr>
        <w:ind w:left="6327" w:hanging="360"/>
      </w:pPr>
      <w:rPr>
        <w:rFonts w:ascii="Courier New" w:hAnsi="Courier New" w:cs="Courier New" w:hint="default"/>
      </w:rPr>
    </w:lvl>
    <w:lvl w:ilvl="8" w:tplc="B4F47310" w:tentative="1">
      <w:start w:val="1"/>
      <w:numFmt w:val="bullet"/>
      <w:lvlText w:val=""/>
      <w:lvlJc w:val="left"/>
      <w:pPr>
        <w:ind w:left="7047" w:hanging="360"/>
      </w:pPr>
      <w:rPr>
        <w:rFonts w:ascii="Wingdings" w:hAnsi="Wingdings" w:hint="default"/>
      </w:rPr>
    </w:lvl>
  </w:abstractNum>
  <w:abstractNum w:abstractNumId="31" w15:restartNumberingAfterBreak="0">
    <w:nsid w:val="64DB62F8"/>
    <w:multiLevelType w:val="hybridMultilevel"/>
    <w:tmpl w:val="2BB2ABB8"/>
    <w:lvl w:ilvl="0" w:tplc="BE9AAFC0">
      <w:start w:val="3"/>
      <w:numFmt w:val="bullet"/>
      <w:lvlText w:val=""/>
      <w:lvlJc w:val="left"/>
      <w:pPr>
        <w:ind w:left="720" w:hanging="360"/>
      </w:pPr>
      <w:rPr>
        <w:rFonts w:ascii="Wingdings" w:eastAsia="Times New Roman" w:hAnsi="Wingdings" w:cs="Times New Roman" w:hint="default"/>
        <w:sz w:val="22"/>
        <w:szCs w:val="22"/>
      </w:rPr>
    </w:lvl>
    <w:lvl w:ilvl="1" w:tplc="FA2050EC" w:tentative="1">
      <w:start w:val="1"/>
      <w:numFmt w:val="bullet"/>
      <w:lvlText w:val="o"/>
      <w:lvlJc w:val="left"/>
      <w:pPr>
        <w:ind w:left="1440" w:hanging="360"/>
      </w:pPr>
      <w:rPr>
        <w:rFonts w:ascii="Courier New" w:hAnsi="Courier New" w:cs="Courier New" w:hint="default"/>
      </w:rPr>
    </w:lvl>
    <w:lvl w:ilvl="2" w:tplc="FC6C4B24" w:tentative="1">
      <w:start w:val="1"/>
      <w:numFmt w:val="bullet"/>
      <w:lvlText w:val=""/>
      <w:lvlJc w:val="left"/>
      <w:pPr>
        <w:ind w:left="2160" w:hanging="360"/>
      </w:pPr>
      <w:rPr>
        <w:rFonts w:ascii="Wingdings" w:hAnsi="Wingdings" w:hint="default"/>
      </w:rPr>
    </w:lvl>
    <w:lvl w:ilvl="3" w:tplc="2954E2D8" w:tentative="1">
      <w:start w:val="1"/>
      <w:numFmt w:val="bullet"/>
      <w:lvlText w:val=""/>
      <w:lvlJc w:val="left"/>
      <w:pPr>
        <w:ind w:left="2880" w:hanging="360"/>
      </w:pPr>
      <w:rPr>
        <w:rFonts w:ascii="Symbol" w:hAnsi="Symbol" w:hint="default"/>
      </w:rPr>
    </w:lvl>
    <w:lvl w:ilvl="4" w:tplc="1D92B2E2" w:tentative="1">
      <w:start w:val="1"/>
      <w:numFmt w:val="bullet"/>
      <w:lvlText w:val="o"/>
      <w:lvlJc w:val="left"/>
      <w:pPr>
        <w:ind w:left="3600" w:hanging="360"/>
      </w:pPr>
      <w:rPr>
        <w:rFonts w:ascii="Courier New" w:hAnsi="Courier New" w:cs="Courier New" w:hint="default"/>
      </w:rPr>
    </w:lvl>
    <w:lvl w:ilvl="5" w:tplc="0AEC5A38" w:tentative="1">
      <w:start w:val="1"/>
      <w:numFmt w:val="bullet"/>
      <w:lvlText w:val=""/>
      <w:lvlJc w:val="left"/>
      <w:pPr>
        <w:ind w:left="4320" w:hanging="360"/>
      </w:pPr>
      <w:rPr>
        <w:rFonts w:ascii="Wingdings" w:hAnsi="Wingdings" w:hint="default"/>
      </w:rPr>
    </w:lvl>
    <w:lvl w:ilvl="6" w:tplc="6AC6AE78" w:tentative="1">
      <w:start w:val="1"/>
      <w:numFmt w:val="bullet"/>
      <w:lvlText w:val=""/>
      <w:lvlJc w:val="left"/>
      <w:pPr>
        <w:ind w:left="5040" w:hanging="360"/>
      </w:pPr>
      <w:rPr>
        <w:rFonts w:ascii="Symbol" w:hAnsi="Symbol" w:hint="default"/>
      </w:rPr>
    </w:lvl>
    <w:lvl w:ilvl="7" w:tplc="C78CC2C8" w:tentative="1">
      <w:start w:val="1"/>
      <w:numFmt w:val="bullet"/>
      <w:lvlText w:val="o"/>
      <w:lvlJc w:val="left"/>
      <w:pPr>
        <w:ind w:left="5760" w:hanging="360"/>
      </w:pPr>
      <w:rPr>
        <w:rFonts w:ascii="Courier New" w:hAnsi="Courier New" w:cs="Courier New" w:hint="default"/>
      </w:rPr>
    </w:lvl>
    <w:lvl w:ilvl="8" w:tplc="019AF134" w:tentative="1">
      <w:start w:val="1"/>
      <w:numFmt w:val="bullet"/>
      <w:lvlText w:val=""/>
      <w:lvlJc w:val="left"/>
      <w:pPr>
        <w:ind w:left="6480" w:hanging="360"/>
      </w:pPr>
      <w:rPr>
        <w:rFonts w:ascii="Wingdings" w:hAnsi="Wingdings" w:hint="default"/>
      </w:rPr>
    </w:lvl>
  </w:abstractNum>
  <w:abstractNum w:abstractNumId="32" w15:restartNumberingAfterBreak="0">
    <w:nsid w:val="68054CB9"/>
    <w:multiLevelType w:val="hybridMultilevel"/>
    <w:tmpl w:val="928C9826"/>
    <w:lvl w:ilvl="0" w:tplc="C4CE9058">
      <w:start w:val="1"/>
      <w:numFmt w:val="bullet"/>
      <w:lvlText w:val=""/>
      <w:lvlJc w:val="left"/>
      <w:pPr>
        <w:ind w:left="1287" w:hanging="360"/>
      </w:pPr>
      <w:rPr>
        <w:rFonts w:ascii="Symbol" w:hAnsi="Symbol" w:hint="default"/>
      </w:rPr>
    </w:lvl>
    <w:lvl w:ilvl="1" w:tplc="F6D613D4" w:tentative="1">
      <w:start w:val="1"/>
      <w:numFmt w:val="bullet"/>
      <w:lvlText w:val="o"/>
      <w:lvlJc w:val="left"/>
      <w:pPr>
        <w:ind w:left="2007" w:hanging="360"/>
      </w:pPr>
      <w:rPr>
        <w:rFonts w:ascii="Courier New" w:hAnsi="Courier New" w:cs="Courier New" w:hint="default"/>
      </w:rPr>
    </w:lvl>
    <w:lvl w:ilvl="2" w:tplc="13062F7C" w:tentative="1">
      <w:start w:val="1"/>
      <w:numFmt w:val="bullet"/>
      <w:lvlText w:val=""/>
      <w:lvlJc w:val="left"/>
      <w:pPr>
        <w:ind w:left="2727" w:hanging="360"/>
      </w:pPr>
      <w:rPr>
        <w:rFonts w:ascii="Wingdings" w:hAnsi="Wingdings" w:hint="default"/>
      </w:rPr>
    </w:lvl>
    <w:lvl w:ilvl="3" w:tplc="FBE4FA58" w:tentative="1">
      <w:start w:val="1"/>
      <w:numFmt w:val="bullet"/>
      <w:lvlText w:val=""/>
      <w:lvlJc w:val="left"/>
      <w:pPr>
        <w:ind w:left="3447" w:hanging="360"/>
      </w:pPr>
      <w:rPr>
        <w:rFonts w:ascii="Symbol" w:hAnsi="Symbol" w:hint="default"/>
      </w:rPr>
    </w:lvl>
    <w:lvl w:ilvl="4" w:tplc="B32E69A2" w:tentative="1">
      <w:start w:val="1"/>
      <w:numFmt w:val="bullet"/>
      <w:lvlText w:val="o"/>
      <w:lvlJc w:val="left"/>
      <w:pPr>
        <w:ind w:left="4167" w:hanging="360"/>
      </w:pPr>
      <w:rPr>
        <w:rFonts w:ascii="Courier New" w:hAnsi="Courier New" w:cs="Courier New" w:hint="default"/>
      </w:rPr>
    </w:lvl>
    <w:lvl w:ilvl="5" w:tplc="DC80D49C" w:tentative="1">
      <w:start w:val="1"/>
      <w:numFmt w:val="bullet"/>
      <w:lvlText w:val=""/>
      <w:lvlJc w:val="left"/>
      <w:pPr>
        <w:ind w:left="4887" w:hanging="360"/>
      </w:pPr>
      <w:rPr>
        <w:rFonts w:ascii="Wingdings" w:hAnsi="Wingdings" w:hint="default"/>
      </w:rPr>
    </w:lvl>
    <w:lvl w:ilvl="6" w:tplc="F3B4FA6A" w:tentative="1">
      <w:start w:val="1"/>
      <w:numFmt w:val="bullet"/>
      <w:lvlText w:val=""/>
      <w:lvlJc w:val="left"/>
      <w:pPr>
        <w:ind w:left="5607" w:hanging="360"/>
      </w:pPr>
      <w:rPr>
        <w:rFonts w:ascii="Symbol" w:hAnsi="Symbol" w:hint="default"/>
      </w:rPr>
    </w:lvl>
    <w:lvl w:ilvl="7" w:tplc="55480258" w:tentative="1">
      <w:start w:val="1"/>
      <w:numFmt w:val="bullet"/>
      <w:lvlText w:val="o"/>
      <w:lvlJc w:val="left"/>
      <w:pPr>
        <w:ind w:left="6327" w:hanging="360"/>
      </w:pPr>
      <w:rPr>
        <w:rFonts w:ascii="Courier New" w:hAnsi="Courier New" w:cs="Courier New" w:hint="default"/>
      </w:rPr>
    </w:lvl>
    <w:lvl w:ilvl="8" w:tplc="504E3E5E" w:tentative="1">
      <w:start w:val="1"/>
      <w:numFmt w:val="bullet"/>
      <w:lvlText w:val=""/>
      <w:lvlJc w:val="left"/>
      <w:pPr>
        <w:ind w:left="7047" w:hanging="360"/>
      </w:pPr>
      <w:rPr>
        <w:rFonts w:ascii="Wingdings" w:hAnsi="Wingdings" w:hint="default"/>
      </w:rPr>
    </w:lvl>
  </w:abstractNum>
  <w:abstractNum w:abstractNumId="33" w15:restartNumberingAfterBreak="0">
    <w:nsid w:val="68542297"/>
    <w:multiLevelType w:val="hybridMultilevel"/>
    <w:tmpl w:val="203643D6"/>
    <w:lvl w:ilvl="0" w:tplc="3580BB9A">
      <w:start w:val="1"/>
      <w:numFmt w:val="bullet"/>
      <w:lvlText w:val=""/>
      <w:lvlJc w:val="left"/>
      <w:pPr>
        <w:ind w:left="1287" w:hanging="360"/>
      </w:pPr>
      <w:rPr>
        <w:rFonts w:ascii="Wingdings" w:hAnsi="Wingdings" w:hint="default"/>
        <w:sz w:val="22"/>
        <w:szCs w:val="22"/>
      </w:rPr>
    </w:lvl>
    <w:lvl w:ilvl="1" w:tplc="8792874A" w:tentative="1">
      <w:start w:val="1"/>
      <w:numFmt w:val="bullet"/>
      <w:lvlText w:val="o"/>
      <w:lvlJc w:val="left"/>
      <w:pPr>
        <w:ind w:left="2007" w:hanging="360"/>
      </w:pPr>
      <w:rPr>
        <w:rFonts w:ascii="Courier New" w:hAnsi="Courier New" w:cs="Courier New" w:hint="default"/>
      </w:rPr>
    </w:lvl>
    <w:lvl w:ilvl="2" w:tplc="C032E220" w:tentative="1">
      <w:start w:val="1"/>
      <w:numFmt w:val="bullet"/>
      <w:lvlText w:val=""/>
      <w:lvlJc w:val="left"/>
      <w:pPr>
        <w:ind w:left="2727" w:hanging="360"/>
      </w:pPr>
      <w:rPr>
        <w:rFonts w:ascii="Wingdings" w:hAnsi="Wingdings" w:hint="default"/>
      </w:rPr>
    </w:lvl>
    <w:lvl w:ilvl="3" w:tplc="A8E011F2" w:tentative="1">
      <w:start w:val="1"/>
      <w:numFmt w:val="bullet"/>
      <w:lvlText w:val=""/>
      <w:lvlJc w:val="left"/>
      <w:pPr>
        <w:ind w:left="3447" w:hanging="360"/>
      </w:pPr>
      <w:rPr>
        <w:rFonts w:ascii="Symbol" w:hAnsi="Symbol" w:hint="default"/>
      </w:rPr>
    </w:lvl>
    <w:lvl w:ilvl="4" w:tplc="F85EB216" w:tentative="1">
      <w:start w:val="1"/>
      <w:numFmt w:val="bullet"/>
      <w:lvlText w:val="o"/>
      <w:lvlJc w:val="left"/>
      <w:pPr>
        <w:ind w:left="4167" w:hanging="360"/>
      </w:pPr>
      <w:rPr>
        <w:rFonts w:ascii="Courier New" w:hAnsi="Courier New" w:cs="Courier New" w:hint="default"/>
      </w:rPr>
    </w:lvl>
    <w:lvl w:ilvl="5" w:tplc="619C25B2" w:tentative="1">
      <w:start w:val="1"/>
      <w:numFmt w:val="bullet"/>
      <w:lvlText w:val=""/>
      <w:lvlJc w:val="left"/>
      <w:pPr>
        <w:ind w:left="4887" w:hanging="360"/>
      </w:pPr>
      <w:rPr>
        <w:rFonts w:ascii="Wingdings" w:hAnsi="Wingdings" w:hint="default"/>
      </w:rPr>
    </w:lvl>
    <w:lvl w:ilvl="6" w:tplc="9CCCC560" w:tentative="1">
      <w:start w:val="1"/>
      <w:numFmt w:val="bullet"/>
      <w:lvlText w:val=""/>
      <w:lvlJc w:val="left"/>
      <w:pPr>
        <w:ind w:left="5607" w:hanging="360"/>
      </w:pPr>
      <w:rPr>
        <w:rFonts w:ascii="Symbol" w:hAnsi="Symbol" w:hint="default"/>
      </w:rPr>
    </w:lvl>
    <w:lvl w:ilvl="7" w:tplc="84B6AFFE" w:tentative="1">
      <w:start w:val="1"/>
      <w:numFmt w:val="bullet"/>
      <w:lvlText w:val="o"/>
      <w:lvlJc w:val="left"/>
      <w:pPr>
        <w:ind w:left="6327" w:hanging="360"/>
      </w:pPr>
      <w:rPr>
        <w:rFonts w:ascii="Courier New" w:hAnsi="Courier New" w:cs="Courier New" w:hint="default"/>
      </w:rPr>
    </w:lvl>
    <w:lvl w:ilvl="8" w:tplc="36DCF8E6" w:tentative="1">
      <w:start w:val="1"/>
      <w:numFmt w:val="bullet"/>
      <w:lvlText w:val=""/>
      <w:lvlJc w:val="left"/>
      <w:pPr>
        <w:ind w:left="7047" w:hanging="360"/>
      </w:pPr>
      <w:rPr>
        <w:rFonts w:ascii="Wingdings" w:hAnsi="Wingdings" w:hint="default"/>
      </w:rPr>
    </w:lvl>
  </w:abstractNum>
  <w:abstractNum w:abstractNumId="34" w15:restartNumberingAfterBreak="0">
    <w:nsid w:val="692B7278"/>
    <w:multiLevelType w:val="hybridMultilevel"/>
    <w:tmpl w:val="718C832C"/>
    <w:lvl w:ilvl="0" w:tplc="0EC2832C">
      <w:start w:val="1"/>
      <w:numFmt w:val="bullet"/>
      <w:lvlText w:val=""/>
      <w:lvlJc w:val="left"/>
      <w:pPr>
        <w:ind w:left="1080" w:hanging="360"/>
      </w:pPr>
      <w:rPr>
        <w:rFonts w:ascii="Symbol" w:hAnsi="Symbol" w:hint="default"/>
      </w:rPr>
    </w:lvl>
    <w:lvl w:ilvl="1" w:tplc="BF525790" w:tentative="1">
      <w:start w:val="1"/>
      <w:numFmt w:val="bullet"/>
      <w:lvlText w:val="o"/>
      <w:lvlJc w:val="left"/>
      <w:pPr>
        <w:ind w:left="1800" w:hanging="360"/>
      </w:pPr>
      <w:rPr>
        <w:rFonts w:ascii="Courier New" w:hAnsi="Courier New" w:cs="Courier New" w:hint="default"/>
      </w:rPr>
    </w:lvl>
    <w:lvl w:ilvl="2" w:tplc="A7F28CBE" w:tentative="1">
      <w:start w:val="1"/>
      <w:numFmt w:val="bullet"/>
      <w:lvlText w:val=""/>
      <w:lvlJc w:val="left"/>
      <w:pPr>
        <w:ind w:left="2520" w:hanging="360"/>
      </w:pPr>
      <w:rPr>
        <w:rFonts w:ascii="Wingdings" w:hAnsi="Wingdings" w:hint="default"/>
      </w:rPr>
    </w:lvl>
    <w:lvl w:ilvl="3" w:tplc="B77CBEFA" w:tentative="1">
      <w:start w:val="1"/>
      <w:numFmt w:val="bullet"/>
      <w:lvlText w:val=""/>
      <w:lvlJc w:val="left"/>
      <w:pPr>
        <w:ind w:left="3240" w:hanging="360"/>
      </w:pPr>
      <w:rPr>
        <w:rFonts w:ascii="Symbol" w:hAnsi="Symbol" w:hint="default"/>
      </w:rPr>
    </w:lvl>
    <w:lvl w:ilvl="4" w:tplc="180E47F4" w:tentative="1">
      <w:start w:val="1"/>
      <w:numFmt w:val="bullet"/>
      <w:lvlText w:val="o"/>
      <w:lvlJc w:val="left"/>
      <w:pPr>
        <w:ind w:left="3960" w:hanging="360"/>
      </w:pPr>
      <w:rPr>
        <w:rFonts w:ascii="Courier New" w:hAnsi="Courier New" w:cs="Courier New" w:hint="default"/>
      </w:rPr>
    </w:lvl>
    <w:lvl w:ilvl="5" w:tplc="B9BE6772" w:tentative="1">
      <w:start w:val="1"/>
      <w:numFmt w:val="bullet"/>
      <w:lvlText w:val=""/>
      <w:lvlJc w:val="left"/>
      <w:pPr>
        <w:ind w:left="4680" w:hanging="360"/>
      </w:pPr>
      <w:rPr>
        <w:rFonts w:ascii="Wingdings" w:hAnsi="Wingdings" w:hint="default"/>
      </w:rPr>
    </w:lvl>
    <w:lvl w:ilvl="6" w:tplc="EB4432CE" w:tentative="1">
      <w:start w:val="1"/>
      <w:numFmt w:val="bullet"/>
      <w:lvlText w:val=""/>
      <w:lvlJc w:val="left"/>
      <w:pPr>
        <w:ind w:left="5400" w:hanging="360"/>
      </w:pPr>
      <w:rPr>
        <w:rFonts w:ascii="Symbol" w:hAnsi="Symbol" w:hint="default"/>
      </w:rPr>
    </w:lvl>
    <w:lvl w:ilvl="7" w:tplc="9482A378" w:tentative="1">
      <w:start w:val="1"/>
      <w:numFmt w:val="bullet"/>
      <w:lvlText w:val="o"/>
      <w:lvlJc w:val="left"/>
      <w:pPr>
        <w:ind w:left="6120" w:hanging="360"/>
      </w:pPr>
      <w:rPr>
        <w:rFonts w:ascii="Courier New" w:hAnsi="Courier New" w:cs="Courier New" w:hint="default"/>
      </w:rPr>
    </w:lvl>
    <w:lvl w:ilvl="8" w:tplc="C8723526" w:tentative="1">
      <w:start w:val="1"/>
      <w:numFmt w:val="bullet"/>
      <w:lvlText w:val=""/>
      <w:lvlJc w:val="left"/>
      <w:pPr>
        <w:ind w:left="6840" w:hanging="360"/>
      </w:pPr>
      <w:rPr>
        <w:rFonts w:ascii="Wingdings" w:hAnsi="Wingdings" w:hint="default"/>
      </w:rPr>
    </w:lvl>
  </w:abstractNum>
  <w:abstractNum w:abstractNumId="35" w15:restartNumberingAfterBreak="0">
    <w:nsid w:val="713417DC"/>
    <w:multiLevelType w:val="hybridMultilevel"/>
    <w:tmpl w:val="03ECBC38"/>
    <w:lvl w:ilvl="0" w:tplc="B56A29B6">
      <w:numFmt w:val="bullet"/>
      <w:lvlText w:val="-"/>
      <w:lvlJc w:val="left"/>
      <w:pPr>
        <w:ind w:left="677" w:hanging="360"/>
      </w:pPr>
      <w:rPr>
        <w:rFonts w:ascii="Arial" w:eastAsia="Times New Roman" w:hAnsi="Arial" w:cs="Arial" w:hint="default"/>
      </w:rPr>
    </w:lvl>
    <w:lvl w:ilvl="1" w:tplc="9A7042EC" w:tentative="1">
      <w:start w:val="1"/>
      <w:numFmt w:val="bullet"/>
      <w:lvlText w:val="o"/>
      <w:lvlJc w:val="left"/>
      <w:pPr>
        <w:ind w:left="1397" w:hanging="360"/>
      </w:pPr>
      <w:rPr>
        <w:rFonts w:ascii="Courier New" w:hAnsi="Courier New" w:cs="Courier New" w:hint="default"/>
      </w:rPr>
    </w:lvl>
    <w:lvl w:ilvl="2" w:tplc="E056EBE2" w:tentative="1">
      <w:start w:val="1"/>
      <w:numFmt w:val="bullet"/>
      <w:lvlText w:val=""/>
      <w:lvlJc w:val="left"/>
      <w:pPr>
        <w:ind w:left="2117" w:hanging="360"/>
      </w:pPr>
      <w:rPr>
        <w:rFonts w:ascii="Wingdings" w:hAnsi="Wingdings" w:hint="default"/>
      </w:rPr>
    </w:lvl>
    <w:lvl w:ilvl="3" w:tplc="FB6AC2D6" w:tentative="1">
      <w:start w:val="1"/>
      <w:numFmt w:val="bullet"/>
      <w:lvlText w:val=""/>
      <w:lvlJc w:val="left"/>
      <w:pPr>
        <w:ind w:left="2837" w:hanging="360"/>
      </w:pPr>
      <w:rPr>
        <w:rFonts w:ascii="Symbol" w:hAnsi="Symbol" w:hint="default"/>
      </w:rPr>
    </w:lvl>
    <w:lvl w:ilvl="4" w:tplc="1734ADFA" w:tentative="1">
      <w:start w:val="1"/>
      <w:numFmt w:val="bullet"/>
      <w:lvlText w:val="o"/>
      <w:lvlJc w:val="left"/>
      <w:pPr>
        <w:ind w:left="3557" w:hanging="360"/>
      </w:pPr>
      <w:rPr>
        <w:rFonts w:ascii="Courier New" w:hAnsi="Courier New" w:cs="Courier New" w:hint="default"/>
      </w:rPr>
    </w:lvl>
    <w:lvl w:ilvl="5" w:tplc="FC563D2C" w:tentative="1">
      <w:start w:val="1"/>
      <w:numFmt w:val="bullet"/>
      <w:lvlText w:val=""/>
      <w:lvlJc w:val="left"/>
      <w:pPr>
        <w:ind w:left="4277" w:hanging="360"/>
      </w:pPr>
      <w:rPr>
        <w:rFonts w:ascii="Wingdings" w:hAnsi="Wingdings" w:hint="default"/>
      </w:rPr>
    </w:lvl>
    <w:lvl w:ilvl="6" w:tplc="46967B24" w:tentative="1">
      <w:start w:val="1"/>
      <w:numFmt w:val="bullet"/>
      <w:lvlText w:val=""/>
      <w:lvlJc w:val="left"/>
      <w:pPr>
        <w:ind w:left="4997" w:hanging="360"/>
      </w:pPr>
      <w:rPr>
        <w:rFonts w:ascii="Symbol" w:hAnsi="Symbol" w:hint="default"/>
      </w:rPr>
    </w:lvl>
    <w:lvl w:ilvl="7" w:tplc="AE1AB912" w:tentative="1">
      <w:start w:val="1"/>
      <w:numFmt w:val="bullet"/>
      <w:lvlText w:val="o"/>
      <w:lvlJc w:val="left"/>
      <w:pPr>
        <w:ind w:left="5717" w:hanging="360"/>
      </w:pPr>
      <w:rPr>
        <w:rFonts w:ascii="Courier New" w:hAnsi="Courier New" w:cs="Courier New" w:hint="default"/>
      </w:rPr>
    </w:lvl>
    <w:lvl w:ilvl="8" w:tplc="6E7E34A0" w:tentative="1">
      <w:start w:val="1"/>
      <w:numFmt w:val="bullet"/>
      <w:lvlText w:val=""/>
      <w:lvlJc w:val="left"/>
      <w:pPr>
        <w:ind w:left="6437" w:hanging="360"/>
      </w:pPr>
      <w:rPr>
        <w:rFonts w:ascii="Wingdings" w:hAnsi="Wingdings" w:hint="default"/>
      </w:rPr>
    </w:lvl>
  </w:abstractNum>
  <w:abstractNum w:abstractNumId="36" w15:restartNumberingAfterBreak="0">
    <w:nsid w:val="714F4680"/>
    <w:multiLevelType w:val="hybridMultilevel"/>
    <w:tmpl w:val="2AD248F8"/>
    <w:lvl w:ilvl="0" w:tplc="BC848D3E">
      <w:start w:val="3"/>
      <w:numFmt w:val="bullet"/>
      <w:lvlText w:val=""/>
      <w:lvlJc w:val="left"/>
      <w:pPr>
        <w:ind w:left="720" w:hanging="360"/>
      </w:pPr>
      <w:rPr>
        <w:rFonts w:ascii="Wingdings" w:eastAsia="Times New Roman" w:hAnsi="Wingdings" w:cs="Times New Roman" w:hint="default"/>
      </w:rPr>
    </w:lvl>
    <w:lvl w:ilvl="1" w:tplc="F8A468BC" w:tentative="1">
      <w:start w:val="1"/>
      <w:numFmt w:val="bullet"/>
      <w:lvlText w:val="o"/>
      <w:lvlJc w:val="left"/>
      <w:pPr>
        <w:ind w:left="1440" w:hanging="360"/>
      </w:pPr>
      <w:rPr>
        <w:rFonts w:ascii="Courier New" w:hAnsi="Courier New" w:cs="Courier New" w:hint="default"/>
      </w:rPr>
    </w:lvl>
    <w:lvl w:ilvl="2" w:tplc="730275D0" w:tentative="1">
      <w:start w:val="1"/>
      <w:numFmt w:val="bullet"/>
      <w:lvlText w:val=""/>
      <w:lvlJc w:val="left"/>
      <w:pPr>
        <w:ind w:left="2160" w:hanging="360"/>
      </w:pPr>
      <w:rPr>
        <w:rFonts w:ascii="Wingdings" w:hAnsi="Wingdings" w:hint="default"/>
      </w:rPr>
    </w:lvl>
    <w:lvl w:ilvl="3" w:tplc="407AF9C8" w:tentative="1">
      <w:start w:val="1"/>
      <w:numFmt w:val="bullet"/>
      <w:lvlText w:val=""/>
      <w:lvlJc w:val="left"/>
      <w:pPr>
        <w:ind w:left="2880" w:hanging="360"/>
      </w:pPr>
      <w:rPr>
        <w:rFonts w:ascii="Symbol" w:hAnsi="Symbol" w:hint="default"/>
      </w:rPr>
    </w:lvl>
    <w:lvl w:ilvl="4" w:tplc="05A034EC" w:tentative="1">
      <w:start w:val="1"/>
      <w:numFmt w:val="bullet"/>
      <w:lvlText w:val="o"/>
      <w:lvlJc w:val="left"/>
      <w:pPr>
        <w:ind w:left="3600" w:hanging="360"/>
      </w:pPr>
      <w:rPr>
        <w:rFonts w:ascii="Courier New" w:hAnsi="Courier New" w:cs="Courier New" w:hint="default"/>
      </w:rPr>
    </w:lvl>
    <w:lvl w:ilvl="5" w:tplc="970C2A28" w:tentative="1">
      <w:start w:val="1"/>
      <w:numFmt w:val="bullet"/>
      <w:lvlText w:val=""/>
      <w:lvlJc w:val="left"/>
      <w:pPr>
        <w:ind w:left="4320" w:hanging="360"/>
      </w:pPr>
      <w:rPr>
        <w:rFonts w:ascii="Wingdings" w:hAnsi="Wingdings" w:hint="default"/>
      </w:rPr>
    </w:lvl>
    <w:lvl w:ilvl="6" w:tplc="89E495D2" w:tentative="1">
      <w:start w:val="1"/>
      <w:numFmt w:val="bullet"/>
      <w:lvlText w:val=""/>
      <w:lvlJc w:val="left"/>
      <w:pPr>
        <w:ind w:left="5040" w:hanging="360"/>
      </w:pPr>
      <w:rPr>
        <w:rFonts w:ascii="Symbol" w:hAnsi="Symbol" w:hint="default"/>
      </w:rPr>
    </w:lvl>
    <w:lvl w:ilvl="7" w:tplc="1D709D0E" w:tentative="1">
      <w:start w:val="1"/>
      <w:numFmt w:val="bullet"/>
      <w:lvlText w:val="o"/>
      <w:lvlJc w:val="left"/>
      <w:pPr>
        <w:ind w:left="5760" w:hanging="360"/>
      </w:pPr>
      <w:rPr>
        <w:rFonts w:ascii="Courier New" w:hAnsi="Courier New" w:cs="Courier New" w:hint="default"/>
      </w:rPr>
    </w:lvl>
    <w:lvl w:ilvl="8" w:tplc="8D36DDD8" w:tentative="1">
      <w:start w:val="1"/>
      <w:numFmt w:val="bullet"/>
      <w:lvlText w:val=""/>
      <w:lvlJc w:val="left"/>
      <w:pPr>
        <w:ind w:left="6480" w:hanging="360"/>
      </w:pPr>
      <w:rPr>
        <w:rFonts w:ascii="Wingdings" w:hAnsi="Wingdings" w:hint="default"/>
      </w:rPr>
    </w:lvl>
  </w:abstractNum>
  <w:abstractNum w:abstractNumId="37" w15:restartNumberingAfterBreak="0">
    <w:nsid w:val="760F7ACA"/>
    <w:multiLevelType w:val="hybridMultilevel"/>
    <w:tmpl w:val="3C388874"/>
    <w:lvl w:ilvl="0" w:tplc="FFA29C76">
      <w:start w:val="3"/>
      <w:numFmt w:val="bullet"/>
      <w:lvlText w:val=""/>
      <w:lvlJc w:val="left"/>
      <w:pPr>
        <w:ind w:left="1434" w:hanging="360"/>
      </w:pPr>
      <w:rPr>
        <w:rFonts w:ascii="Wingdings" w:eastAsia="Times New Roman" w:hAnsi="Wingdings" w:cs="Times New Roman" w:hint="default"/>
      </w:rPr>
    </w:lvl>
    <w:lvl w:ilvl="1" w:tplc="DEFE6C88">
      <w:start w:val="1"/>
      <w:numFmt w:val="bullet"/>
      <w:lvlText w:val=""/>
      <w:lvlJc w:val="left"/>
      <w:pPr>
        <w:ind w:left="2154" w:hanging="360"/>
      </w:pPr>
      <w:rPr>
        <w:rFonts w:ascii="Wingdings" w:eastAsia="Times New Roman" w:hAnsi="Wingdings" w:cs="Arial" w:hint="default"/>
      </w:rPr>
    </w:lvl>
    <w:lvl w:ilvl="2" w:tplc="0A56D0A8" w:tentative="1">
      <w:start w:val="1"/>
      <w:numFmt w:val="bullet"/>
      <w:lvlText w:val=""/>
      <w:lvlJc w:val="left"/>
      <w:pPr>
        <w:ind w:left="2874" w:hanging="360"/>
      </w:pPr>
      <w:rPr>
        <w:rFonts w:ascii="Wingdings" w:hAnsi="Wingdings" w:hint="default"/>
      </w:rPr>
    </w:lvl>
    <w:lvl w:ilvl="3" w:tplc="4762F02A" w:tentative="1">
      <w:start w:val="1"/>
      <w:numFmt w:val="bullet"/>
      <w:lvlText w:val=""/>
      <w:lvlJc w:val="left"/>
      <w:pPr>
        <w:ind w:left="3594" w:hanging="360"/>
      </w:pPr>
      <w:rPr>
        <w:rFonts w:ascii="Symbol" w:hAnsi="Symbol" w:hint="default"/>
      </w:rPr>
    </w:lvl>
    <w:lvl w:ilvl="4" w:tplc="3B940252" w:tentative="1">
      <w:start w:val="1"/>
      <w:numFmt w:val="bullet"/>
      <w:lvlText w:val="o"/>
      <w:lvlJc w:val="left"/>
      <w:pPr>
        <w:ind w:left="4314" w:hanging="360"/>
      </w:pPr>
      <w:rPr>
        <w:rFonts w:ascii="Courier New" w:hAnsi="Courier New" w:cs="Courier New" w:hint="default"/>
      </w:rPr>
    </w:lvl>
    <w:lvl w:ilvl="5" w:tplc="7264CE00" w:tentative="1">
      <w:start w:val="1"/>
      <w:numFmt w:val="bullet"/>
      <w:lvlText w:val=""/>
      <w:lvlJc w:val="left"/>
      <w:pPr>
        <w:ind w:left="5034" w:hanging="360"/>
      </w:pPr>
      <w:rPr>
        <w:rFonts w:ascii="Wingdings" w:hAnsi="Wingdings" w:hint="default"/>
      </w:rPr>
    </w:lvl>
    <w:lvl w:ilvl="6" w:tplc="90661B34" w:tentative="1">
      <w:start w:val="1"/>
      <w:numFmt w:val="bullet"/>
      <w:lvlText w:val=""/>
      <w:lvlJc w:val="left"/>
      <w:pPr>
        <w:ind w:left="5754" w:hanging="360"/>
      </w:pPr>
      <w:rPr>
        <w:rFonts w:ascii="Symbol" w:hAnsi="Symbol" w:hint="default"/>
      </w:rPr>
    </w:lvl>
    <w:lvl w:ilvl="7" w:tplc="DB4C93BC" w:tentative="1">
      <w:start w:val="1"/>
      <w:numFmt w:val="bullet"/>
      <w:lvlText w:val="o"/>
      <w:lvlJc w:val="left"/>
      <w:pPr>
        <w:ind w:left="6474" w:hanging="360"/>
      </w:pPr>
      <w:rPr>
        <w:rFonts w:ascii="Courier New" w:hAnsi="Courier New" w:cs="Courier New" w:hint="default"/>
      </w:rPr>
    </w:lvl>
    <w:lvl w:ilvl="8" w:tplc="FE549044" w:tentative="1">
      <w:start w:val="1"/>
      <w:numFmt w:val="bullet"/>
      <w:lvlText w:val=""/>
      <w:lvlJc w:val="left"/>
      <w:pPr>
        <w:ind w:left="7194" w:hanging="360"/>
      </w:pPr>
      <w:rPr>
        <w:rFonts w:ascii="Wingdings" w:hAnsi="Wingdings" w:hint="default"/>
      </w:rPr>
    </w:lvl>
  </w:abstractNum>
  <w:abstractNum w:abstractNumId="38" w15:restartNumberingAfterBreak="0">
    <w:nsid w:val="7CBD2CFD"/>
    <w:multiLevelType w:val="hybridMultilevel"/>
    <w:tmpl w:val="4E0A6C6A"/>
    <w:lvl w:ilvl="0" w:tplc="9C9A6B7E">
      <w:start w:val="3"/>
      <w:numFmt w:val="bullet"/>
      <w:lvlText w:val=""/>
      <w:lvlJc w:val="left"/>
      <w:pPr>
        <w:ind w:left="927" w:hanging="360"/>
      </w:pPr>
      <w:rPr>
        <w:rFonts w:ascii="Wingdings" w:eastAsia="Times New Roman" w:hAnsi="Wingdings" w:cs="Times New Roman" w:hint="default"/>
      </w:rPr>
    </w:lvl>
    <w:lvl w:ilvl="1" w:tplc="41CCBE90" w:tentative="1">
      <w:start w:val="1"/>
      <w:numFmt w:val="bullet"/>
      <w:lvlText w:val="o"/>
      <w:lvlJc w:val="left"/>
      <w:pPr>
        <w:ind w:left="1647" w:hanging="360"/>
      </w:pPr>
      <w:rPr>
        <w:rFonts w:ascii="Courier New" w:hAnsi="Courier New" w:cs="Courier New" w:hint="default"/>
      </w:rPr>
    </w:lvl>
    <w:lvl w:ilvl="2" w:tplc="47EA3F76" w:tentative="1">
      <w:start w:val="1"/>
      <w:numFmt w:val="bullet"/>
      <w:lvlText w:val=""/>
      <w:lvlJc w:val="left"/>
      <w:pPr>
        <w:ind w:left="2367" w:hanging="360"/>
      </w:pPr>
      <w:rPr>
        <w:rFonts w:ascii="Wingdings" w:hAnsi="Wingdings" w:hint="default"/>
      </w:rPr>
    </w:lvl>
    <w:lvl w:ilvl="3" w:tplc="02E8DB70" w:tentative="1">
      <w:start w:val="1"/>
      <w:numFmt w:val="bullet"/>
      <w:lvlText w:val=""/>
      <w:lvlJc w:val="left"/>
      <w:pPr>
        <w:ind w:left="3087" w:hanging="360"/>
      </w:pPr>
      <w:rPr>
        <w:rFonts w:ascii="Symbol" w:hAnsi="Symbol" w:hint="default"/>
      </w:rPr>
    </w:lvl>
    <w:lvl w:ilvl="4" w:tplc="06A8DF3E" w:tentative="1">
      <w:start w:val="1"/>
      <w:numFmt w:val="bullet"/>
      <w:lvlText w:val="o"/>
      <w:lvlJc w:val="left"/>
      <w:pPr>
        <w:ind w:left="3807" w:hanging="360"/>
      </w:pPr>
      <w:rPr>
        <w:rFonts w:ascii="Courier New" w:hAnsi="Courier New" w:cs="Courier New" w:hint="default"/>
      </w:rPr>
    </w:lvl>
    <w:lvl w:ilvl="5" w:tplc="F8CE8AF6" w:tentative="1">
      <w:start w:val="1"/>
      <w:numFmt w:val="bullet"/>
      <w:lvlText w:val=""/>
      <w:lvlJc w:val="left"/>
      <w:pPr>
        <w:ind w:left="4527" w:hanging="360"/>
      </w:pPr>
      <w:rPr>
        <w:rFonts w:ascii="Wingdings" w:hAnsi="Wingdings" w:hint="default"/>
      </w:rPr>
    </w:lvl>
    <w:lvl w:ilvl="6" w:tplc="6FB4CB54" w:tentative="1">
      <w:start w:val="1"/>
      <w:numFmt w:val="bullet"/>
      <w:lvlText w:val=""/>
      <w:lvlJc w:val="left"/>
      <w:pPr>
        <w:ind w:left="5247" w:hanging="360"/>
      </w:pPr>
      <w:rPr>
        <w:rFonts w:ascii="Symbol" w:hAnsi="Symbol" w:hint="default"/>
      </w:rPr>
    </w:lvl>
    <w:lvl w:ilvl="7" w:tplc="D10EC03E" w:tentative="1">
      <w:start w:val="1"/>
      <w:numFmt w:val="bullet"/>
      <w:lvlText w:val="o"/>
      <w:lvlJc w:val="left"/>
      <w:pPr>
        <w:ind w:left="5967" w:hanging="360"/>
      </w:pPr>
      <w:rPr>
        <w:rFonts w:ascii="Courier New" w:hAnsi="Courier New" w:cs="Courier New" w:hint="default"/>
      </w:rPr>
    </w:lvl>
    <w:lvl w:ilvl="8" w:tplc="A03214A2" w:tentative="1">
      <w:start w:val="1"/>
      <w:numFmt w:val="bullet"/>
      <w:lvlText w:val=""/>
      <w:lvlJc w:val="left"/>
      <w:pPr>
        <w:ind w:left="6687" w:hanging="360"/>
      </w:pPr>
      <w:rPr>
        <w:rFonts w:ascii="Wingdings" w:hAnsi="Wingdings" w:hint="default"/>
      </w:rPr>
    </w:lvl>
  </w:abstractNum>
  <w:abstractNum w:abstractNumId="39" w15:restartNumberingAfterBreak="0">
    <w:nsid w:val="7CC57607"/>
    <w:multiLevelType w:val="hybridMultilevel"/>
    <w:tmpl w:val="FE8A85AA"/>
    <w:lvl w:ilvl="0" w:tplc="9A5E8FD2">
      <w:start w:val="3"/>
      <w:numFmt w:val="bullet"/>
      <w:lvlText w:val=""/>
      <w:lvlJc w:val="left"/>
      <w:pPr>
        <w:ind w:left="1287" w:hanging="360"/>
      </w:pPr>
      <w:rPr>
        <w:rFonts w:ascii="Wingdings" w:eastAsia="Times New Roman" w:hAnsi="Wingdings" w:cs="Times New Roman" w:hint="default"/>
      </w:rPr>
    </w:lvl>
    <w:lvl w:ilvl="1" w:tplc="105CD910" w:tentative="1">
      <w:start w:val="1"/>
      <w:numFmt w:val="bullet"/>
      <w:lvlText w:val="o"/>
      <w:lvlJc w:val="left"/>
      <w:pPr>
        <w:ind w:left="2007" w:hanging="360"/>
      </w:pPr>
      <w:rPr>
        <w:rFonts w:ascii="Courier New" w:hAnsi="Courier New" w:cs="Courier New" w:hint="default"/>
      </w:rPr>
    </w:lvl>
    <w:lvl w:ilvl="2" w:tplc="EC7A9BB0" w:tentative="1">
      <w:start w:val="1"/>
      <w:numFmt w:val="bullet"/>
      <w:lvlText w:val=""/>
      <w:lvlJc w:val="left"/>
      <w:pPr>
        <w:ind w:left="2727" w:hanging="360"/>
      </w:pPr>
      <w:rPr>
        <w:rFonts w:ascii="Wingdings" w:hAnsi="Wingdings" w:hint="default"/>
      </w:rPr>
    </w:lvl>
    <w:lvl w:ilvl="3" w:tplc="3822D4A6" w:tentative="1">
      <w:start w:val="1"/>
      <w:numFmt w:val="bullet"/>
      <w:lvlText w:val=""/>
      <w:lvlJc w:val="left"/>
      <w:pPr>
        <w:ind w:left="3447" w:hanging="360"/>
      </w:pPr>
      <w:rPr>
        <w:rFonts w:ascii="Symbol" w:hAnsi="Symbol" w:hint="default"/>
      </w:rPr>
    </w:lvl>
    <w:lvl w:ilvl="4" w:tplc="5E7C35E4" w:tentative="1">
      <w:start w:val="1"/>
      <w:numFmt w:val="bullet"/>
      <w:lvlText w:val="o"/>
      <w:lvlJc w:val="left"/>
      <w:pPr>
        <w:ind w:left="4167" w:hanging="360"/>
      </w:pPr>
      <w:rPr>
        <w:rFonts w:ascii="Courier New" w:hAnsi="Courier New" w:cs="Courier New" w:hint="default"/>
      </w:rPr>
    </w:lvl>
    <w:lvl w:ilvl="5" w:tplc="C7C434FE" w:tentative="1">
      <w:start w:val="1"/>
      <w:numFmt w:val="bullet"/>
      <w:lvlText w:val=""/>
      <w:lvlJc w:val="left"/>
      <w:pPr>
        <w:ind w:left="4887" w:hanging="360"/>
      </w:pPr>
      <w:rPr>
        <w:rFonts w:ascii="Wingdings" w:hAnsi="Wingdings" w:hint="default"/>
      </w:rPr>
    </w:lvl>
    <w:lvl w:ilvl="6" w:tplc="3AAC3B3C" w:tentative="1">
      <w:start w:val="1"/>
      <w:numFmt w:val="bullet"/>
      <w:lvlText w:val=""/>
      <w:lvlJc w:val="left"/>
      <w:pPr>
        <w:ind w:left="5607" w:hanging="360"/>
      </w:pPr>
      <w:rPr>
        <w:rFonts w:ascii="Symbol" w:hAnsi="Symbol" w:hint="default"/>
      </w:rPr>
    </w:lvl>
    <w:lvl w:ilvl="7" w:tplc="C40CB740" w:tentative="1">
      <w:start w:val="1"/>
      <w:numFmt w:val="bullet"/>
      <w:lvlText w:val="o"/>
      <w:lvlJc w:val="left"/>
      <w:pPr>
        <w:ind w:left="6327" w:hanging="360"/>
      </w:pPr>
      <w:rPr>
        <w:rFonts w:ascii="Courier New" w:hAnsi="Courier New" w:cs="Courier New" w:hint="default"/>
      </w:rPr>
    </w:lvl>
    <w:lvl w:ilvl="8" w:tplc="AD6C85CA" w:tentative="1">
      <w:start w:val="1"/>
      <w:numFmt w:val="bullet"/>
      <w:lvlText w:val=""/>
      <w:lvlJc w:val="left"/>
      <w:pPr>
        <w:ind w:left="7047" w:hanging="360"/>
      </w:pPr>
      <w:rPr>
        <w:rFonts w:ascii="Wingdings" w:hAnsi="Wingdings" w:hint="default"/>
      </w:rPr>
    </w:lvl>
  </w:abstractNum>
  <w:abstractNum w:abstractNumId="40" w15:restartNumberingAfterBreak="0">
    <w:nsid w:val="7DA45BA2"/>
    <w:multiLevelType w:val="hybridMultilevel"/>
    <w:tmpl w:val="34EA578E"/>
    <w:lvl w:ilvl="0" w:tplc="34A4C2F8">
      <w:start w:val="3"/>
      <w:numFmt w:val="bullet"/>
      <w:lvlText w:val=""/>
      <w:lvlJc w:val="left"/>
      <w:pPr>
        <w:ind w:left="1287" w:hanging="360"/>
      </w:pPr>
      <w:rPr>
        <w:rFonts w:ascii="Wingdings" w:eastAsia="Times New Roman" w:hAnsi="Wingdings" w:cs="Times New Roman" w:hint="default"/>
      </w:rPr>
    </w:lvl>
    <w:lvl w:ilvl="1" w:tplc="349823D6" w:tentative="1">
      <w:start w:val="1"/>
      <w:numFmt w:val="bullet"/>
      <w:lvlText w:val="o"/>
      <w:lvlJc w:val="left"/>
      <w:pPr>
        <w:ind w:left="2007" w:hanging="360"/>
      </w:pPr>
      <w:rPr>
        <w:rFonts w:ascii="Courier New" w:hAnsi="Courier New" w:cs="Courier New" w:hint="default"/>
      </w:rPr>
    </w:lvl>
    <w:lvl w:ilvl="2" w:tplc="1B98DCF6" w:tentative="1">
      <w:start w:val="1"/>
      <w:numFmt w:val="bullet"/>
      <w:lvlText w:val=""/>
      <w:lvlJc w:val="left"/>
      <w:pPr>
        <w:ind w:left="2727" w:hanging="360"/>
      </w:pPr>
      <w:rPr>
        <w:rFonts w:ascii="Wingdings" w:hAnsi="Wingdings" w:hint="default"/>
      </w:rPr>
    </w:lvl>
    <w:lvl w:ilvl="3" w:tplc="51FEDA9A" w:tentative="1">
      <w:start w:val="1"/>
      <w:numFmt w:val="bullet"/>
      <w:lvlText w:val=""/>
      <w:lvlJc w:val="left"/>
      <w:pPr>
        <w:ind w:left="3447" w:hanging="360"/>
      </w:pPr>
      <w:rPr>
        <w:rFonts w:ascii="Symbol" w:hAnsi="Symbol" w:hint="default"/>
      </w:rPr>
    </w:lvl>
    <w:lvl w:ilvl="4" w:tplc="DF2C16EE" w:tentative="1">
      <w:start w:val="1"/>
      <w:numFmt w:val="bullet"/>
      <w:lvlText w:val="o"/>
      <w:lvlJc w:val="left"/>
      <w:pPr>
        <w:ind w:left="4167" w:hanging="360"/>
      </w:pPr>
      <w:rPr>
        <w:rFonts w:ascii="Courier New" w:hAnsi="Courier New" w:cs="Courier New" w:hint="default"/>
      </w:rPr>
    </w:lvl>
    <w:lvl w:ilvl="5" w:tplc="2A5C8EFE" w:tentative="1">
      <w:start w:val="1"/>
      <w:numFmt w:val="bullet"/>
      <w:lvlText w:val=""/>
      <w:lvlJc w:val="left"/>
      <w:pPr>
        <w:ind w:left="4887" w:hanging="360"/>
      </w:pPr>
      <w:rPr>
        <w:rFonts w:ascii="Wingdings" w:hAnsi="Wingdings" w:hint="default"/>
      </w:rPr>
    </w:lvl>
    <w:lvl w:ilvl="6" w:tplc="3D4E62E2" w:tentative="1">
      <w:start w:val="1"/>
      <w:numFmt w:val="bullet"/>
      <w:lvlText w:val=""/>
      <w:lvlJc w:val="left"/>
      <w:pPr>
        <w:ind w:left="5607" w:hanging="360"/>
      </w:pPr>
      <w:rPr>
        <w:rFonts w:ascii="Symbol" w:hAnsi="Symbol" w:hint="default"/>
      </w:rPr>
    </w:lvl>
    <w:lvl w:ilvl="7" w:tplc="FFA64378" w:tentative="1">
      <w:start w:val="1"/>
      <w:numFmt w:val="bullet"/>
      <w:lvlText w:val="o"/>
      <w:lvlJc w:val="left"/>
      <w:pPr>
        <w:ind w:left="6327" w:hanging="360"/>
      </w:pPr>
      <w:rPr>
        <w:rFonts w:ascii="Courier New" w:hAnsi="Courier New" w:cs="Courier New" w:hint="default"/>
      </w:rPr>
    </w:lvl>
    <w:lvl w:ilvl="8" w:tplc="AF804A2A" w:tentative="1">
      <w:start w:val="1"/>
      <w:numFmt w:val="bullet"/>
      <w:lvlText w:val=""/>
      <w:lvlJc w:val="left"/>
      <w:pPr>
        <w:ind w:left="7047" w:hanging="360"/>
      </w:pPr>
      <w:rPr>
        <w:rFonts w:ascii="Wingdings" w:hAnsi="Wingdings" w:hint="default"/>
      </w:rPr>
    </w:lvl>
  </w:abstractNum>
  <w:abstractNum w:abstractNumId="41" w15:restartNumberingAfterBreak="0">
    <w:nsid w:val="7EFC5AF1"/>
    <w:multiLevelType w:val="hybridMultilevel"/>
    <w:tmpl w:val="2072082E"/>
    <w:lvl w:ilvl="0" w:tplc="A4F6E31C">
      <w:start w:val="1"/>
      <w:numFmt w:val="bullet"/>
      <w:lvlText w:val=""/>
      <w:lvlJc w:val="left"/>
      <w:pPr>
        <w:ind w:left="1287" w:hanging="360"/>
      </w:pPr>
      <w:rPr>
        <w:rFonts w:ascii="Wingdings" w:hAnsi="Wingdings" w:hint="default"/>
        <w:sz w:val="22"/>
        <w:szCs w:val="22"/>
      </w:rPr>
    </w:lvl>
    <w:lvl w:ilvl="1" w:tplc="38429780">
      <w:numFmt w:val="bullet"/>
      <w:lvlText w:val="-"/>
      <w:lvlJc w:val="left"/>
      <w:pPr>
        <w:ind w:left="2007" w:hanging="360"/>
      </w:pPr>
      <w:rPr>
        <w:rFonts w:ascii="Arial" w:eastAsia="Times New Roman" w:hAnsi="Arial" w:cs="Arial" w:hint="default"/>
      </w:rPr>
    </w:lvl>
    <w:lvl w:ilvl="2" w:tplc="874C0342">
      <w:start w:val="2"/>
      <w:numFmt w:val="bullet"/>
      <w:lvlText w:val=""/>
      <w:lvlJc w:val="left"/>
      <w:pPr>
        <w:ind w:left="2727" w:hanging="360"/>
      </w:pPr>
      <w:rPr>
        <w:rFonts w:ascii="Wingdings" w:eastAsia="Times New Roman" w:hAnsi="Wingdings" w:cs="Arial" w:hint="default"/>
      </w:rPr>
    </w:lvl>
    <w:lvl w:ilvl="3" w:tplc="4FEA1AA0" w:tentative="1">
      <w:start w:val="1"/>
      <w:numFmt w:val="bullet"/>
      <w:lvlText w:val=""/>
      <w:lvlJc w:val="left"/>
      <w:pPr>
        <w:ind w:left="3447" w:hanging="360"/>
      </w:pPr>
      <w:rPr>
        <w:rFonts w:ascii="Symbol" w:hAnsi="Symbol" w:hint="default"/>
      </w:rPr>
    </w:lvl>
    <w:lvl w:ilvl="4" w:tplc="C8CCDF42" w:tentative="1">
      <w:start w:val="1"/>
      <w:numFmt w:val="bullet"/>
      <w:lvlText w:val="o"/>
      <w:lvlJc w:val="left"/>
      <w:pPr>
        <w:ind w:left="4167" w:hanging="360"/>
      </w:pPr>
      <w:rPr>
        <w:rFonts w:ascii="Courier New" w:hAnsi="Courier New" w:cs="Courier New" w:hint="default"/>
      </w:rPr>
    </w:lvl>
    <w:lvl w:ilvl="5" w:tplc="6EA882C8" w:tentative="1">
      <w:start w:val="1"/>
      <w:numFmt w:val="bullet"/>
      <w:lvlText w:val=""/>
      <w:lvlJc w:val="left"/>
      <w:pPr>
        <w:ind w:left="4887" w:hanging="360"/>
      </w:pPr>
      <w:rPr>
        <w:rFonts w:ascii="Wingdings" w:hAnsi="Wingdings" w:hint="default"/>
      </w:rPr>
    </w:lvl>
    <w:lvl w:ilvl="6" w:tplc="9F0E675E" w:tentative="1">
      <w:start w:val="1"/>
      <w:numFmt w:val="bullet"/>
      <w:lvlText w:val=""/>
      <w:lvlJc w:val="left"/>
      <w:pPr>
        <w:ind w:left="5607" w:hanging="360"/>
      </w:pPr>
      <w:rPr>
        <w:rFonts w:ascii="Symbol" w:hAnsi="Symbol" w:hint="default"/>
      </w:rPr>
    </w:lvl>
    <w:lvl w:ilvl="7" w:tplc="E96EDA04" w:tentative="1">
      <w:start w:val="1"/>
      <w:numFmt w:val="bullet"/>
      <w:lvlText w:val="o"/>
      <w:lvlJc w:val="left"/>
      <w:pPr>
        <w:ind w:left="6327" w:hanging="360"/>
      </w:pPr>
      <w:rPr>
        <w:rFonts w:ascii="Courier New" w:hAnsi="Courier New" w:cs="Courier New" w:hint="default"/>
      </w:rPr>
    </w:lvl>
    <w:lvl w:ilvl="8" w:tplc="4C48B32A" w:tentative="1">
      <w:start w:val="1"/>
      <w:numFmt w:val="bullet"/>
      <w:lvlText w:val=""/>
      <w:lvlJc w:val="left"/>
      <w:pPr>
        <w:ind w:left="7047" w:hanging="360"/>
      </w:pPr>
      <w:rPr>
        <w:rFonts w:ascii="Wingdings" w:hAnsi="Wingdings" w:hint="default"/>
      </w:rPr>
    </w:lvl>
  </w:abstractNum>
  <w:abstractNum w:abstractNumId="42" w15:restartNumberingAfterBreak="0">
    <w:nsid w:val="7F2166F4"/>
    <w:multiLevelType w:val="hybridMultilevel"/>
    <w:tmpl w:val="EAD226A2"/>
    <w:lvl w:ilvl="0" w:tplc="73366850">
      <w:start w:val="1"/>
      <w:numFmt w:val="decimal"/>
      <w:lvlText w:val="%1"/>
      <w:lvlJc w:val="left"/>
      <w:pPr>
        <w:ind w:left="1647" w:hanging="360"/>
      </w:pPr>
      <w:rPr>
        <w:rFonts w:hint="default"/>
        <w:b w:val="0"/>
      </w:rPr>
    </w:lvl>
    <w:lvl w:ilvl="1" w:tplc="27C87CFC" w:tentative="1">
      <w:start w:val="1"/>
      <w:numFmt w:val="lowerLetter"/>
      <w:lvlText w:val="%2."/>
      <w:lvlJc w:val="left"/>
      <w:pPr>
        <w:ind w:left="2367" w:hanging="360"/>
      </w:pPr>
    </w:lvl>
    <w:lvl w:ilvl="2" w:tplc="68502B88" w:tentative="1">
      <w:start w:val="1"/>
      <w:numFmt w:val="lowerRoman"/>
      <w:lvlText w:val="%3."/>
      <w:lvlJc w:val="right"/>
      <w:pPr>
        <w:ind w:left="3087" w:hanging="180"/>
      </w:pPr>
    </w:lvl>
    <w:lvl w:ilvl="3" w:tplc="4DE6EF80" w:tentative="1">
      <w:start w:val="1"/>
      <w:numFmt w:val="decimal"/>
      <w:lvlText w:val="%4."/>
      <w:lvlJc w:val="left"/>
      <w:pPr>
        <w:ind w:left="3807" w:hanging="360"/>
      </w:pPr>
    </w:lvl>
    <w:lvl w:ilvl="4" w:tplc="A84E4672" w:tentative="1">
      <w:start w:val="1"/>
      <w:numFmt w:val="lowerLetter"/>
      <w:lvlText w:val="%5."/>
      <w:lvlJc w:val="left"/>
      <w:pPr>
        <w:ind w:left="4527" w:hanging="360"/>
      </w:pPr>
    </w:lvl>
    <w:lvl w:ilvl="5" w:tplc="D07E2ECA" w:tentative="1">
      <w:start w:val="1"/>
      <w:numFmt w:val="lowerRoman"/>
      <w:lvlText w:val="%6."/>
      <w:lvlJc w:val="right"/>
      <w:pPr>
        <w:ind w:left="5247" w:hanging="180"/>
      </w:pPr>
    </w:lvl>
    <w:lvl w:ilvl="6" w:tplc="8214D5E8" w:tentative="1">
      <w:start w:val="1"/>
      <w:numFmt w:val="decimal"/>
      <w:lvlText w:val="%7."/>
      <w:lvlJc w:val="left"/>
      <w:pPr>
        <w:ind w:left="5967" w:hanging="360"/>
      </w:pPr>
    </w:lvl>
    <w:lvl w:ilvl="7" w:tplc="C024B3FC" w:tentative="1">
      <w:start w:val="1"/>
      <w:numFmt w:val="lowerLetter"/>
      <w:lvlText w:val="%8."/>
      <w:lvlJc w:val="left"/>
      <w:pPr>
        <w:ind w:left="6687" w:hanging="360"/>
      </w:pPr>
    </w:lvl>
    <w:lvl w:ilvl="8" w:tplc="79CA96C2" w:tentative="1">
      <w:start w:val="1"/>
      <w:numFmt w:val="lowerRoman"/>
      <w:lvlText w:val="%9."/>
      <w:lvlJc w:val="right"/>
      <w:pPr>
        <w:ind w:left="7407" w:hanging="180"/>
      </w:pPr>
    </w:lvl>
  </w:abstractNum>
  <w:num w:numId="1">
    <w:abstractNumId w:val="18"/>
  </w:num>
  <w:num w:numId="2">
    <w:abstractNumId w:val="7"/>
  </w:num>
  <w:num w:numId="3">
    <w:abstractNumId w:val="35"/>
  </w:num>
  <w:num w:numId="4">
    <w:abstractNumId w:val="16"/>
  </w:num>
  <w:num w:numId="5">
    <w:abstractNumId w:val="28"/>
  </w:num>
  <w:num w:numId="6">
    <w:abstractNumId w:val="20"/>
  </w:num>
  <w:num w:numId="7">
    <w:abstractNumId w:val="24"/>
  </w:num>
  <w:num w:numId="8">
    <w:abstractNumId w:val="37"/>
  </w:num>
  <w:num w:numId="9">
    <w:abstractNumId w:val="9"/>
  </w:num>
  <w:num w:numId="10">
    <w:abstractNumId w:val="6"/>
  </w:num>
  <w:num w:numId="11">
    <w:abstractNumId w:val="33"/>
  </w:num>
  <w:num w:numId="12">
    <w:abstractNumId w:val="13"/>
  </w:num>
  <w:num w:numId="13">
    <w:abstractNumId w:val="2"/>
  </w:num>
  <w:num w:numId="14">
    <w:abstractNumId w:val="22"/>
  </w:num>
  <w:num w:numId="15">
    <w:abstractNumId w:val="8"/>
  </w:num>
  <w:num w:numId="16">
    <w:abstractNumId w:val="36"/>
  </w:num>
  <w:num w:numId="17">
    <w:abstractNumId w:val="10"/>
  </w:num>
  <w:num w:numId="18">
    <w:abstractNumId w:val="27"/>
  </w:num>
  <w:num w:numId="19">
    <w:abstractNumId w:val="4"/>
  </w:num>
  <w:num w:numId="20">
    <w:abstractNumId w:val="17"/>
  </w:num>
  <w:num w:numId="21">
    <w:abstractNumId w:val="21"/>
  </w:num>
  <w:num w:numId="22">
    <w:abstractNumId w:val="23"/>
  </w:num>
  <w:num w:numId="23">
    <w:abstractNumId w:val="39"/>
  </w:num>
  <w:num w:numId="24">
    <w:abstractNumId w:val="40"/>
  </w:num>
  <w:num w:numId="25">
    <w:abstractNumId w:val="11"/>
  </w:num>
  <w:num w:numId="26">
    <w:abstractNumId w:val="32"/>
  </w:num>
  <w:num w:numId="27">
    <w:abstractNumId w:val="30"/>
  </w:num>
  <w:num w:numId="28">
    <w:abstractNumId w:val="26"/>
  </w:num>
  <w:num w:numId="29">
    <w:abstractNumId w:val="29"/>
  </w:num>
  <w:num w:numId="30">
    <w:abstractNumId w:val="12"/>
  </w:num>
  <w:num w:numId="31">
    <w:abstractNumId w:val="41"/>
  </w:num>
  <w:num w:numId="32">
    <w:abstractNumId w:val="14"/>
  </w:num>
  <w:num w:numId="33">
    <w:abstractNumId w:val="19"/>
  </w:num>
  <w:num w:numId="34">
    <w:abstractNumId w:val="5"/>
  </w:num>
  <w:num w:numId="35">
    <w:abstractNumId w:val="38"/>
  </w:num>
  <w:num w:numId="36">
    <w:abstractNumId w:val="25"/>
  </w:num>
  <w:num w:numId="37">
    <w:abstractNumId w:val="42"/>
  </w:num>
  <w:num w:numId="38">
    <w:abstractNumId w:val="31"/>
  </w:num>
  <w:num w:numId="3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num>
  <w:num w:numId="41">
    <w:abstractNumId w:val="34"/>
  </w:num>
  <w:num w:numId="42">
    <w:abstractNumId w:val="3"/>
  </w:num>
  <w:num w:numId="43">
    <w:abstractNumId w:val="15"/>
  </w:num>
  <w:num w:numId="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B1E"/>
    <w:rsid w:val="00035114"/>
    <w:rsid w:val="00073B17"/>
    <w:rsid w:val="000F416B"/>
    <w:rsid w:val="000F726B"/>
    <w:rsid w:val="00195030"/>
    <w:rsid w:val="001C14B3"/>
    <w:rsid w:val="002C7022"/>
    <w:rsid w:val="002E01C7"/>
    <w:rsid w:val="002E7BE8"/>
    <w:rsid w:val="003A018E"/>
    <w:rsid w:val="003B4B1E"/>
    <w:rsid w:val="004935FE"/>
    <w:rsid w:val="005204E2"/>
    <w:rsid w:val="0058095B"/>
    <w:rsid w:val="00592830"/>
    <w:rsid w:val="005B0143"/>
    <w:rsid w:val="005D589D"/>
    <w:rsid w:val="005D6A86"/>
    <w:rsid w:val="0066322D"/>
    <w:rsid w:val="007D63CD"/>
    <w:rsid w:val="00820040"/>
    <w:rsid w:val="00843363"/>
    <w:rsid w:val="00881D1A"/>
    <w:rsid w:val="00945987"/>
    <w:rsid w:val="00A24276"/>
    <w:rsid w:val="00B13409"/>
    <w:rsid w:val="00B9240D"/>
    <w:rsid w:val="00BC31A7"/>
    <w:rsid w:val="00BD5DFF"/>
    <w:rsid w:val="00C07AD1"/>
    <w:rsid w:val="00C11491"/>
    <w:rsid w:val="00CB2385"/>
    <w:rsid w:val="00CC4BBF"/>
    <w:rsid w:val="00D46E2E"/>
    <w:rsid w:val="00D5056D"/>
    <w:rsid w:val="00D64D90"/>
    <w:rsid w:val="00DE2AA5"/>
    <w:rsid w:val="00EF6885"/>
    <w:rsid w:val="00F072FE"/>
    <w:rsid w:val="00F56174"/>
    <w:rsid w:val="00FA2A82"/>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785937-1651-497A-895D-17A22BBA6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1"/>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1"/>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1"/>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1"/>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1"/>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516644"/>
    <w:pPr>
      <w:keepNext/>
      <w:keepLines/>
      <w:spacing w:before="200"/>
      <w:ind w:left="1296" w:hanging="1296"/>
      <w:outlineLvl w:val="6"/>
    </w:pPr>
    <w:rPr>
      <w:rFonts w:ascii="Cambria" w:eastAsia="SimSun" w:hAnsi="Cambria" w:cs="Times New Roman"/>
      <w:i/>
      <w:iCs/>
      <w:color w:val="404040"/>
      <w:sz w:val="24"/>
      <w:szCs w:val="24"/>
    </w:rPr>
  </w:style>
  <w:style w:type="paragraph" w:styleId="Titre8">
    <w:name w:val="heading 8"/>
    <w:basedOn w:val="Normal"/>
    <w:next w:val="Normal"/>
    <w:link w:val="Titre8Car"/>
    <w:uiPriority w:val="9"/>
    <w:semiHidden/>
    <w:unhideWhenUsed/>
    <w:qFormat/>
    <w:rsid w:val="00516644"/>
    <w:pPr>
      <w:keepNext/>
      <w:keepLines/>
      <w:spacing w:before="200"/>
      <w:ind w:left="1440" w:hanging="1440"/>
      <w:outlineLvl w:val="7"/>
    </w:pPr>
    <w:rPr>
      <w:rFonts w:ascii="Cambria" w:eastAsia="SimSun" w:hAnsi="Cambria" w:cs="Times New Roman"/>
      <w:color w:val="404040"/>
      <w:sz w:val="20"/>
      <w:szCs w:val="20"/>
    </w:rPr>
  </w:style>
  <w:style w:type="paragraph" w:styleId="Titre9">
    <w:name w:val="heading 9"/>
    <w:basedOn w:val="Normal"/>
    <w:next w:val="Normal"/>
    <w:link w:val="Titre9Car"/>
    <w:uiPriority w:val="9"/>
    <w:semiHidden/>
    <w:unhideWhenUsed/>
    <w:qFormat/>
    <w:rsid w:val="00516644"/>
    <w:pPr>
      <w:keepNext/>
      <w:keepLines/>
      <w:spacing w:before="200"/>
      <w:ind w:left="1584" w:hanging="1584"/>
      <w:outlineLvl w:val="8"/>
    </w:pPr>
    <w:rPr>
      <w:rFonts w:ascii="Cambria" w:eastAsia="SimSun" w:hAnsi="Cambria" w:cs="Times New Roman"/>
      <w:i/>
      <w:iCs/>
      <w:color w:val="40404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1814A0"/>
    <w:pPr>
      <w:tabs>
        <w:tab w:val="left" w:pos="426"/>
        <w:tab w:val="right" w:leader="dot" w:pos="10763"/>
      </w:tabs>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character" w:customStyle="1" w:styleId="Titre7Car">
    <w:name w:val="Titre 7 Car"/>
    <w:basedOn w:val="Policepardfaut"/>
    <w:link w:val="Titre7"/>
    <w:uiPriority w:val="9"/>
    <w:semiHidden/>
    <w:rsid w:val="00516644"/>
    <w:rPr>
      <w:rFonts w:ascii="Cambria" w:hAnsi="Cambria"/>
      <w:i/>
      <w:iCs/>
      <w:color w:val="404040"/>
      <w:sz w:val="24"/>
      <w:szCs w:val="24"/>
      <w:lang w:eastAsia="en-US"/>
    </w:rPr>
  </w:style>
  <w:style w:type="character" w:customStyle="1" w:styleId="Titre8Car">
    <w:name w:val="Titre 8 Car"/>
    <w:basedOn w:val="Policepardfaut"/>
    <w:link w:val="Titre8"/>
    <w:uiPriority w:val="9"/>
    <w:semiHidden/>
    <w:rsid w:val="00516644"/>
    <w:rPr>
      <w:rFonts w:ascii="Cambria" w:hAnsi="Cambria"/>
      <w:color w:val="404040"/>
      <w:lang w:eastAsia="en-US"/>
    </w:rPr>
  </w:style>
  <w:style w:type="character" w:customStyle="1" w:styleId="Titre9Car">
    <w:name w:val="Titre 9 Car"/>
    <w:basedOn w:val="Policepardfaut"/>
    <w:link w:val="Titre9"/>
    <w:uiPriority w:val="9"/>
    <w:semiHidden/>
    <w:rsid w:val="00516644"/>
    <w:rPr>
      <w:rFonts w:ascii="Cambria" w:hAnsi="Cambria"/>
      <w:i/>
      <w:iCs/>
      <w:color w:val="404040"/>
      <w:lang w:eastAsia="en-US"/>
    </w:rPr>
  </w:style>
  <w:style w:type="paragraph" w:customStyle="1" w:styleId="Texte0">
    <w:name w:val="Texte"/>
    <w:basedOn w:val="Normal"/>
    <w:uiPriority w:val="99"/>
    <w:rsid w:val="00516644"/>
    <w:pPr>
      <w:autoSpaceDE w:val="0"/>
      <w:autoSpaceDN w:val="0"/>
      <w:spacing w:before="200"/>
      <w:ind w:left="851"/>
    </w:pPr>
    <w:rPr>
      <w:rFonts w:eastAsia="SimSun"/>
      <w:sz w:val="24"/>
      <w:szCs w:val="24"/>
    </w:rPr>
  </w:style>
  <w:style w:type="paragraph" w:styleId="Citationintense">
    <w:name w:val="Intense Quote"/>
    <w:basedOn w:val="Normal"/>
    <w:next w:val="Normal"/>
    <w:link w:val="CitationintenseCar"/>
    <w:uiPriority w:val="30"/>
    <w:qFormat/>
    <w:rsid w:val="00516644"/>
    <w:pPr>
      <w:spacing w:before="200" w:after="280"/>
      <w:ind w:left="936" w:right="936"/>
    </w:pPr>
    <w:rPr>
      <w:rFonts w:cs="Times New Roman"/>
      <w:b/>
      <w:bCs/>
      <w:iCs/>
      <w:szCs w:val="24"/>
    </w:rPr>
  </w:style>
  <w:style w:type="character" w:customStyle="1" w:styleId="CitationintenseCar">
    <w:name w:val="Citation intense Car"/>
    <w:basedOn w:val="Policepardfaut"/>
    <w:link w:val="Citationintense"/>
    <w:uiPriority w:val="30"/>
    <w:rsid w:val="00516644"/>
    <w:rPr>
      <w:rFonts w:ascii="Arial" w:eastAsia="Times New Roman" w:hAnsi="Arial"/>
      <w:b/>
      <w:bCs/>
      <w:iCs/>
      <w:sz w:val="22"/>
      <w:szCs w:val="24"/>
      <w:lang w:eastAsia="en-US"/>
    </w:rPr>
  </w:style>
  <w:style w:type="table" w:styleId="Grilledutableau">
    <w:name w:val="Table Grid"/>
    <w:basedOn w:val="TableauNormal"/>
    <w:uiPriority w:val="59"/>
    <w:rsid w:val="00565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2CDFE72-7C89-4253-B5ED-C5587B1F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14</Pages>
  <Words>3657</Words>
  <Characters>20845</Characters>
  <Application>Microsoft Office Word</Application>
  <DocSecurity>0</DocSecurity>
  <Lines>173</Lines>
  <Paragraphs>48</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24454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14</cp:revision>
  <cp:lastPrinted>2019-02-26T15:47:00Z</cp:lastPrinted>
  <dcterms:created xsi:type="dcterms:W3CDTF">2019-02-26T15:49:00Z</dcterms:created>
  <dcterms:modified xsi:type="dcterms:W3CDTF">2019-07-01T11:35:00Z</dcterms:modified>
</cp:coreProperties>
</file>